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zilla/structure.xml" ContentType="application/vnd.lbcs-openxmlformats-officedocument.wordprocessingml.struc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doczilla.pro/officeDocument/2006/relationships/document-structure" Target="doczilla/structu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2A41" w14:textId="77777777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СПЕЦИФИКАЦИЯ №3</w:t>
      </w:r>
    </w:p>
    <w:p w14:paraId="1871CA78" w14:textId="77777777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after="24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 договору поставки № 2094/24-ВЛ от "01" июля 2024 г.</w:t>
      </w:r>
    </w:p>
    <w:p w14:paraId="607122AD" w14:textId="3FD713AC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"____" </w:t>
      </w:r>
      <w:r>
        <w:rPr>
          <w:rFonts w:ascii="Times New Roman" w:hAnsi="Times New Roman"/>
          <w:u w:val="single"/>
        </w:rPr>
        <w:t>февраля</w:t>
      </w:r>
      <w:r>
        <w:rPr>
          <w:rFonts w:ascii="Times New Roman" w:hAnsi="Times New Roman"/>
        </w:rPr>
        <w:t xml:space="preserve">2026 г. </w:t>
      </w:r>
    </w:p>
    <w:p w14:paraId="6F4C32D1" w14:textId="77777777" w:rsidR="00094016" w:rsidRDefault="00094016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  <w:b/>
        </w:rPr>
      </w:pPr>
    </w:p>
    <w:p w14:paraId="59467250" w14:textId="77777777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</w:rPr>
        <w:t>ОБЩЕСТВО С ОГРАНИЧЕННОЙ ОТВЕТСТВЕННОСТЬЮ "КОРПОРАЦИЯ ЭНЕРГИЯ РОСТ"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(ООО "КЭР")</w:t>
      </w:r>
      <w:r>
        <w:rPr>
          <w:rFonts w:ascii="Times New Roman" w:hAnsi="Times New Roman"/>
          <w:color w:val="000000"/>
        </w:rPr>
        <w:t>, именуемое в дальнейшем "</w:t>
      </w:r>
      <w:r>
        <w:rPr>
          <w:rFonts w:ascii="Times New Roman" w:hAnsi="Times New Roman"/>
          <w:b/>
          <w:i/>
          <w:color w:val="000000"/>
        </w:rPr>
        <w:t>Поставщик</w:t>
      </w:r>
      <w:r>
        <w:rPr>
          <w:rFonts w:ascii="Times New Roman" w:hAnsi="Times New Roman"/>
          <w:color w:val="000000"/>
        </w:rPr>
        <w:t xml:space="preserve">", в лице </w:t>
      </w:r>
      <w:r>
        <w:rPr>
          <w:rFonts w:ascii="Times New Roman" w:hAnsi="Times New Roman"/>
          <w:color w:val="000000"/>
          <w:highlight w:val="white"/>
        </w:rPr>
        <w:t>Генерального директора Малышева Владимира Евгеньевича,</w:t>
      </w:r>
      <w:r>
        <w:rPr>
          <w:rFonts w:ascii="Times New Roman" w:hAnsi="Times New Roman"/>
          <w:highlight w:val="white"/>
        </w:rPr>
        <w:t xml:space="preserve"> действующего на основани</w:t>
      </w:r>
      <w:r>
        <w:rPr>
          <w:rFonts w:ascii="Times New Roman" w:hAnsi="Times New Roman"/>
          <w:color w:val="000000"/>
          <w:highlight w:val="white"/>
        </w:rPr>
        <w:t>и устава</w:t>
      </w:r>
      <w:r>
        <w:rPr>
          <w:rFonts w:ascii="Times New Roman" w:hAnsi="Times New Roman"/>
          <w:highlight w:val="white"/>
        </w:rPr>
        <w:t xml:space="preserve">, с одной стороны, </w:t>
      </w:r>
      <w:r>
        <w:rPr>
          <w:rFonts w:ascii="Times New Roman" w:hAnsi="Times New Roman"/>
        </w:rPr>
        <w:t>и</w:t>
      </w:r>
    </w:p>
    <w:p w14:paraId="7E9C4099" w14:textId="77777777" w:rsidR="00094016" w:rsidRDefault="00476754">
      <w:pPr>
        <w:pStyle w:val="af9"/>
        <w:tabs>
          <w:tab w:val="left" w:pos="284"/>
          <w:tab w:val="left" w:pos="567"/>
          <w:tab w:val="left" w:pos="709"/>
          <w:tab w:val="left" w:pos="851"/>
        </w:tabs>
        <w:spacing w:before="0" w:after="0"/>
        <w:jc w:val="both"/>
        <w:rPr>
          <w:sz w:val="22"/>
        </w:rPr>
      </w:pPr>
      <w:r>
        <w:rPr>
          <w:b/>
          <w:color w:val="000000"/>
          <w:sz w:val="22"/>
          <w:highlight w:val="white"/>
        </w:rPr>
        <w:t>АКЦИОНЕРНОЕ ОБЩЕСТВО "БАЗОВЫЕ МЕТАЛЛЫ"</w:t>
      </w:r>
      <w:r>
        <w:rPr>
          <w:b/>
          <w:color w:val="0000FF"/>
          <w:sz w:val="22"/>
          <w:highlight w:val="white"/>
        </w:rPr>
        <w:t xml:space="preserve"> </w:t>
      </w:r>
      <w:r>
        <w:rPr>
          <w:b/>
          <w:color w:val="000000"/>
          <w:sz w:val="22"/>
          <w:highlight w:val="white"/>
        </w:rPr>
        <w:t>(АО "БАЗОВЫЕ МЕТАЛЛЫ")</w:t>
      </w:r>
      <w:r>
        <w:rPr>
          <w:color w:val="000000"/>
          <w:sz w:val="22"/>
          <w:highlight w:val="white"/>
        </w:rPr>
        <w:t>,</w:t>
      </w:r>
      <w:r>
        <w:rPr>
          <w:sz w:val="22"/>
          <w:highlight w:val="white"/>
        </w:rPr>
        <w:t xml:space="preserve"> именуемое в дальнейшем "</w:t>
      </w:r>
      <w:r>
        <w:rPr>
          <w:b/>
          <w:i/>
          <w:sz w:val="22"/>
          <w:highlight w:val="white"/>
        </w:rPr>
        <w:t>Покупатель</w:t>
      </w:r>
      <w:r>
        <w:rPr>
          <w:sz w:val="22"/>
          <w:highlight w:val="white"/>
        </w:rPr>
        <w:t>", в лице</w:t>
      </w:r>
      <w:r>
        <w:rPr>
          <w:color w:val="0000FF"/>
          <w:sz w:val="22"/>
          <w:highlight w:val="white"/>
        </w:rPr>
        <w:t xml:space="preserve"> </w:t>
      </w:r>
      <w:r>
        <w:rPr>
          <w:sz w:val="22"/>
        </w:rPr>
        <w:t>Лапшина Романа Александровича</w:t>
      </w:r>
      <w:r>
        <w:rPr>
          <w:sz w:val="22"/>
          <w:highlight w:val="white"/>
        </w:rPr>
        <w:t>, действующего на основ</w:t>
      </w:r>
      <w:r>
        <w:rPr>
          <w:color w:val="000000"/>
          <w:sz w:val="22"/>
          <w:highlight w:val="white"/>
        </w:rPr>
        <w:t xml:space="preserve">ании доверенности №ХГ-97/24 от 13.12.2024 г., с другой стороны, </w:t>
      </w:r>
      <w:r>
        <w:rPr>
          <w:color w:val="000000"/>
          <w:sz w:val="22"/>
        </w:rPr>
        <w:t>совместно и по отдельности именуемые "</w:t>
      </w:r>
      <w:r>
        <w:rPr>
          <w:b/>
          <w:i/>
          <w:color w:val="000000"/>
          <w:sz w:val="22"/>
        </w:rPr>
        <w:t>Стороны</w:t>
      </w:r>
      <w:r>
        <w:rPr>
          <w:color w:val="000000"/>
          <w:sz w:val="22"/>
        </w:rPr>
        <w:t>" и "</w:t>
      </w:r>
      <w:r>
        <w:rPr>
          <w:b/>
          <w:i/>
          <w:color w:val="000000"/>
          <w:sz w:val="22"/>
        </w:rPr>
        <w:t>Сторона</w:t>
      </w:r>
      <w:r>
        <w:rPr>
          <w:color w:val="000000"/>
          <w:sz w:val="22"/>
        </w:rPr>
        <w:t>", подписали настоя</w:t>
      </w:r>
      <w:r>
        <w:rPr>
          <w:sz w:val="22"/>
        </w:rPr>
        <w:t xml:space="preserve">щую спецификацию (далее - </w:t>
      </w:r>
      <w:r>
        <w:rPr>
          <w:b/>
          <w:i/>
          <w:sz w:val="22"/>
        </w:rPr>
        <w:t>"Спецификация"</w:t>
      </w:r>
      <w:r>
        <w:rPr>
          <w:sz w:val="22"/>
        </w:rPr>
        <w:t>) к договору поставки №2094/24-ВЛ от "01" июля 2024 г. (далее – "</w:t>
      </w:r>
      <w:r>
        <w:rPr>
          <w:b/>
          <w:i/>
          <w:sz w:val="22"/>
        </w:rPr>
        <w:t>Договор</w:t>
      </w:r>
      <w:r>
        <w:rPr>
          <w:sz w:val="22"/>
        </w:rPr>
        <w:t>") о нижеследующем.</w:t>
      </w:r>
    </w:p>
    <w:p w14:paraId="4B67301B" w14:textId="77777777" w:rsidR="00094016" w:rsidRDefault="00476754">
      <w:pPr>
        <w:numPr>
          <w:ilvl w:val="0"/>
          <w:numId w:val="11"/>
        </w:numPr>
        <w:tabs>
          <w:tab w:val="left" w:pos="284"/>
          <w:tab w:val="left" w:pos="567"/>
          <w:tab w:val="left" w:pos="709"/>
          <w:tab w:val="left" w:pos="851"/>
        </w:tabs>
        <w:spacing w:after="0" w:line="256" w:lineRule="auto"/>
        <w:ind w:left="709" w:hanging="57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Поставщик обязуется поставить, а Покупатель принять и оплатить Товар:</w:t>
      </w:r>
    </w:p>
    <w:p w14:paraId="50AD65D5" w14:textId="77777777" w:rsidR="00094016" w:rsidRDefault="00476754">
      <w:pPr>
        <w:pStyle w:val="BulletListFooterTextnumbered0"/>
        <w:numPr>
          <w:ilvl w:val="1"/>
          <w:numId w:val="12"/>
        </w:numPr>
        <w:tabs>
          <w:tab w:val="left" w:pos="284"/>
          <w:tab w:val="left" w:pos="567"/>
          <w:tab w:val="left" w:pos="709"/>
          <w:tab w:val="left" w:pos="851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</w:t>
      </w:r>
    </w:p>
    <w:tbl>
      <w:tblPr>
        <w:tblW w:w="446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0" w:author="Давыдова Жанна Викторовна" w:date="2026-02-10T10:57:00Z">
          <w:tblPr>
            <w:tblW w:w="4469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83"/>
        <w:gridCol w:w="1159"/>
        <w:gridCol w:w="2835"/>
        <w:gridCol w:w="565"/>
        <w:gridCol w:w="707"/>
        <w:gridCol w:w="2084"/>
        <w:gridCol w:w="1940"/>
        <w:gridCol w:w="1942"/>
        <w:gridCol w:w="1940"/>
        <w:tblGridChange w:id="1">
          <w:tblGrid>
            <w:gridCol w:w="683"/>
            <w:gridCol w:w="1159"/>
            <w:gridCol w:w="2835"/>
            <w:gridCol w:w="565"/>
            <w:gridCol w:w="707"/>
            <w:gridCol w:w="144"/>
            <w:gridCol w:w="1940"/>
            <w:gridCol w:w="1940"/>
            <w:gridCol w:w="1942"/>
            <w:gridCol w:w="1940"/>
          </w:tblGrid>
        </w:tblGridChange>
      </w:tblGrid>
      <w:tr w:rsidR="00612836" w14:paraId="1114118A" w14:textId="77777777" w:rsidTr="00476754">
        <w:trPr>
          <w:trHeight w:val="567"/>
          <w:jc w:val="center"/>
          <w:trPrChange w:id="2" w:author="Давыдова Жанна Викторовна" w:date="2026-02-10T10:57:00Z">
            <w:trPr>
              <w:trHeight w:val="567"/>
              <w:jc w:val="center"/>
            </w:trPr>
          </w:trPrChange>
        </w:trPr>
        <w:tc>
          <w:tcPr>
            <w:tcW w:w="246" w:type="pct"/>
            <w:tcBorders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3" w:author="Давыдова Жанна Викторовна" w:date="2026-02-10T10:57:00Z">
              <w:tcPr>
                <w:tcW w:w="246" w:type="pct"/>
                <w:tcBorders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2728770B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41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4" w:author="Давыдова Жанна Викторовна" w:date="2026-02-10T10:57:00Z">
              <w:tcPr>
                <w:tcW w:w="418" w:type="pct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566BB298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Код ЕНС Покупателя</w:t>
            </w:r>
          </w:p>
        </w:tc>
        <w:tc>
          <w:tcPr>
            <w:tcW w:w="1023" w:type="pct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5" w:author="Давыдова Жанна Викторовна" w:date="2026-02-10T10:57:00Z">
              <w:tcPr>
                <w:tcW w:w="1023" w:type="pct"/>
                <w:tcBorders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7CAF43A3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Наименование Товара</w:t>
            </w:r>
          </w:p>
        </w:tc>
        <w:tc>
          <w:tcPr>
            <w:tcW w:w="204" w:type="pct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6" w:author="Давыдова Жанна Викторовна" w:date="2026-02-10T10:57:00Z">
              <w:tcPr>
                <w:tcW w:w="204" w:type="pct"/>
                <w:tcBorders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6AC2BCEC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Ед. изм.</w:t>
            </w:r>
          </w:p>
        </w:tc>
        <w:tc>
          <w:tcPr>
            <w:tcW w:w="255" w:type="pct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7" w:author="Давыдова Жанна Викторовна" w:date="2026-02-10T10:57:00Z">
              <w:tcPr>
                <w:tcW w:w="307" w:type="pct"/>
                <w:gridSpan w:val="2"/>
                <w:tcBorders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4BD69B8D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Кол-во</w:t>
            </w:r>
          </w:p>
        </w:tc>
        <w:tc>
          <w:tcPr>
            <w:tcW w:w="7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8" w:author="Давыдова Жанна Викторовна" w:date="2026-02-10T10:57:00Z">
              <w:tcPr>
                <w:tcW w:w="700" w:type="pct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26532BCB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Цена за ед. изм., без НДС (22%), руб.</w:t>
            </w:r>
          </w:p>
        </w:tc>
        <w:tc>
          <w:tcPr>
            <w:tcW w:w="700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9" w:author="Давыдова Жанна Викторовна" w:date="2026-02-10T10:57:00Z">
              <w:tcPr>
                <w:tcW w:w="700" w:type="pct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5FC3D273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Итого сумма без НДС (22%), руб.</w:t>
            </w:r>
          </w:p>
        </w:tc>
        <w:tc>
          <w:tcPr>
            <w:tcW w:w="701" w:type="pct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10" w:author="Давыдова Жанна Викторовна" w:date="2026-02-10T10:57:00Z">
              <w:tcPr>
                <w:tcW w:w="701" w:type="pct"/>
                <w:tcBorders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766D7F75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Итого НДС (22%), руб.</w:t>
            </w:r>
          </w:p>
        </w:tc>
        <w:tc>
          <w:tcPr>
            <w:tcW w:w="700" w:type="pct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11" w:author="Давыдова Жанна Викторовна" w:date="2026-02-10T10:57:00Z">
              <w:tcPr>
                <w:tcW w:w="700" w:type="pct"/>
                <w:tcBorders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61BFAB1B" w14:textId="77777777" w:rsidR="00612836" w:rsidRDefault="0061283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Сумма с НДС 22%, руб.</w:t>
            </w:r>
          </w:p>
        </w:tc>
      </w:tr>
      <w:tr w:rsidR="00612836" w14:paraId="77B713E9" w14:textId="77777777" w:rsidTr="00476754">
        <w:trPr>
          <w:trHeight w:val="50"/>
          <w:jc w:val="center"/>
          <w:trPrChange w:id="12" w:author="Давыдова Жанна Викторовна" w:date="2026-02-10T10:57:00Z">
            <w:trPr>
              <w:trHeight w:val="50"/>
              <w:jc w:val="center"/>
            </w:trPr>
          </w:trPrChange>
        </w:trPr>
        <w:tc>
          <w:tcPr>
            <w:tcW w:w="246" w:type="pct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tcPrChange w:id="13" w:author="Давыдова Жанна Викторовна" w:date="2026-02-10T10:57:00Z">
              <w:tcPr>
                <w:tcW w:w="246" w:type="pct"/>
                <w:tcBorders>
                  <w:top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49F18FBB" w14:textId="77777777" w:rsidR="00612836" w:rsidRDefault="00612836">
            <w:pPr>
              <w:numPr>
                <w:ilvl w:val="0"/>
                <w:numId w:val="24"/>
              </w:numPr>
              <w:tabs>
                <w:tab w:val="left" w:pos="625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 xml:space="preserve">  </w:t>
            </w: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hideMark/>
            <w:tcPrChange w:id="14" w:author="Давыдова Жанна Викторовна" w:date="2026-02-10T10:57:00Z">
              <w:tcPr>
                <w:tcW w:w="41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  <w:hideMark/>
              </w:tcPr>
            </w:tcPrChange>
          </w:tcPr>
          <w:p w14:paraId="5323E667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4200910</w:t>
            </w:r>
          </w:p>
        </w:tc>
        <w:tc>
          <w:tcPr>
            <w:tcW w:w="10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tcPrChange w:id="15" w:author="Давыдова Жанна Викторовна" w:date="2026-02-10T10:57:00Z">
              <w:tcPr>
                <w:tcW w:w="1023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234AE5B8" w14:textId="77777777" w:rsidR="00612836" w:rsidRDefault="00612836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Контейнер двадцатифутовый для перевозки и хранения ТМЦ металл 6058х2438х2591ММ стандартный 33000Л 2350КГ Б/У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tcPrChange w:id="16" w:author="Давыдова Жанна Викторовна" w:date="2026-02-10T10:57:00Z">
              <w:tcPr>
                <w:tcW w:w="204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0B5B97B1" w14:textId="77777777" w:rsidR="00612836" w:rsidRDefault="0061283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шт</w:t>
            </w:r>
            <w:proofErr w:type="spellEnd"/>
          </w:p>
        </w:tc>
        <w:tc>
          <w:tcPr>
            <w:tcW w:w="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  <w:tcPrChange w:id="17" w:author="Давыдова Жанна Викторовна" w:date="2026-02-10T10:57:00Z">
              <w:tcPr>
                <w:tcW w:w="307" w:type="pct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tcMar>
                  <w:top w:w="15" w:type="dxa"/>
                  <w:left w:w="34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53D71E97" w14:textId="77777777" w:rsidR="00612836" w:rsidRDefault="0061283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  <w:tcPrChange w:id="18" w:author="Давыдова Жанна Викторовна" w:date="2026-02-10T10:57:00Z">
              <w:tcPr>
                <w:tcW w:w="70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tcMar>
                  <w:top w:w="15" w:type="dxa"/>
                  <w:left w:w="17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458BF7CC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102 286,89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  <w:tcPrChange w:id="19" w:author="Давыдова Жанна Викторовна" w:date="2026-02-10T10:57:00Z">
              <w:tcPr>
                <w:tcW w:w="70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noWrap/>
                <w:tcMar>
                  <w:top w:w="15" w:type="dxa"/>
                  <w:left w:w="17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25AE260D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15 343 033,50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  <w:tcPrChange w:id="20" w:author="Давыдова Жанна Викторовна" w:date="2026-02-10T10:57:00Z">
              <w:tcPr>
                <w:tcW w:w="701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noWrap/>
                <w:tcMar>
                  <w:top w:w="15" w:type="dxa"/>
                  <w:left w:w="17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24F68B81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3 375 467,37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  <w:tcPrChange w:id="21" w:author="Давыдова Жанна Викторовна" w:date="2026-02-10T10:57:00Z">
              <w:tcPr>
                <w:tcW w:w="700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noWrap/>
                <w:tcMar>
                  <w:top w:w="15" w:type="dxa"/>
                  <w:left w:w="17" w:type="dxa"/>
                  <w:bottom w:w="15" w:type="dxa"/>
                  <w:right w:w="11" w:type="dxa"/>
                </w:tcMar>
                <w:vAlign w:val="center"/>
              </w:tcPr>
            </w:tcPrChange>
          </w:tcPr>
          <w:p w14:paraId="215291FB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18 718 500,87</w:t>
            </w:r>
          </w:p>
        </w:tc>
      </w:tr>
      <w:tr w:rsidR="00612836" w14:paraId="47E8B2E1" w14:textId="77777777" w:rsidTr="00612836">
        <w:trPr>
          <w:trHeight w:val="50"/>
          <w:jc w:val="center"/>
        </w:trPr>
        <w:tc>
          <w:tcPr>
            <w:tcW w:w="246" w:type="pct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</w:tcPr>
          <w:p w14:paraId="3B385B8D" w14:textId="77777777" w:rsidR="00612836" w:rsidRDefault="00612836" w:rsidP="00612836">
            <w:pPr>
              <w:tabs>
                <w:tab w:val="left" w:pos="625"/>
              </w:tabs>
              <w:spacing w:after="0" w:line="240" w:lineRule="auto"/>
              <w:ind w:left="720"/>
              <w:jc w:val="both"/>
            </w:pP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</w:tcPr>
          <w:p w14:paraId="7C1CF946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363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</w:tcPr>
          <w:p w14:paraId="3B8BE03A" w14:textId="27E061EF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Итого, в том числе НДС 22%: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0025DF00" w14:textId="6BDE7251" w:rsidR="00612836" w:rsidRPr="00612836" w:rsidRDefault="00612836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612836">
              <w:rPr>
                <w:rFonts w:ascii="Times New Roman" w:hAnsi="Times New Roman"/>
                <w:b/>
                <w:bCs/>
              </w:rPr>
              <w:t>18 718 500,87</w:t>
            </w:r>
          </w:p>
        </w:tc>
      </w:tr>
      <w:tr w:rsidR="00612836" w14:paraId="6D5B2AAC" w14:textId="77777777" w:rsidTr="00612836">
        <w:trPr>
          <w:trHeight w:val="50"/>
          <w:jc w:val="center"/>
        </w:trPr>
        <w:tc>
          <w:tcPr>
            <w:tcW w:w="246" w:type="pct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</w:tcPr>
          <w:p w14:paraId="4CBD6DCF" w14:textId="77777777" w:rsidR="00612836" w:rsidRDefault="00612836" w:rsidP="00612836">
            <w:pPr>
              <w:tabs>
                <w:tab w:val="left" w:pos="625"/>
              </w:tabs>
              <w:spacing w:after="0" w:line="240" w:lineRule="auto"/>
              <w:ind w:left="720"/>
              <w:jc w:val="both"/>
            </w:pP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</w:tcPr>
          <w:p w14:paraId="1A2A8AEC" w14:textId="77777777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363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1" w:type="dxa"/>
            </w:tcMar>
            <w:vAlign w:val="center"/>
          </w:tcPr>
          <w:p w14:paraId="3C6C5859" w14:textId="406F46EC" w:rsidR="00612836" w:rsidRDefault="00612836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Сумма НДС 22%: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23862C38" w14:textId="06F95558" w:rsidR="00612836" w:rsidRPr="00612836" w:rsidRDefault="00612836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612836">
              <w:rPr>
                <w:rFonts w:ascii="Times New Roman" w:hAnsi="Times New Roman"/>
                <w:b/>
                <w:bCs/>
              </w:rPr>
              <w:t>3 375 467,37</w:t>
            </w:r>
          </w:p>
        </w:tc>
      </w:tr>
    </w:tbl>
    <w:p w14:paraId="61EC4F64" w14:textId="77777777" w:rsidR="00094016" w:rsidRDefault="00094016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rPr>
          <w:rFonts w:ascii="Times New Roman" w:hAnsi="Times New Roman"/>
          <w:b/>
        </w:rPr>
      </w:pPr>
    </w:p>
    <w:p w14:paraId="41AE899E" w14:textId="77777777" w:rsidR="00094016" w:rsidRDefault="00094016">
      <w:pPr>
        <w:pStyle w:val="BulletListFooterTextnumbered0"/>
        <w:tabs>
          <w:tab w:val="left" w:pos="284"/>
          <w:tab w:val="left" w:pos="567"/>
          <w:tab w:val="left" w:pos="709"/>
          <w:tab w:val="left" w:pos="851"/>
        </w:tabs>
        <w:spacing w:after="0"/>
        <w:jc w:val="both"/>
        <w:rPr>
          <w:rFonts w:ascii="Times New Roman" w:hAnsi="Times New Roman"/>
        </w:rPr>
      </w:pPr>
    </w:p>
    <w:p w14:paraId="5FE24784" w14:textId="77777777" w:rsidR="00094016" w:rsidRDefault="00476754">
      <w:pPr>
        <w:pStyle w:val="BulletListFooterTextnumbered0"/>
        <w:numPr>
          <w:ilvl w:val="1"/>
          <w:numId w:val="12"/>
        </w:numPr>
        <w:tabs>
          <w:tab w:val="left" w:pos="284"/>
          <w:tab w:val="left" w:pos="567"/>
          <w:tab w:val="left" w:pos="709"/>
          <w:tab w:val="left" w:pos="851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Поставка партиями разрешена.</w:t>
      </w:r>
    </w:p>
    <w:p w14:paraId="06DE79FC" w14:textId="77777777" w:rsidR="00094016" w:rsidRPr="0000102C" w:rsidRDefault="00476754">
      <w:pPr>
        <w:pStyle w:val="BulletListFooterTextnumbered0"/>
        <w:numPr>
          <w:ilvl w:val="1"/>
          <w:numId w:val="12"/>
        </w:numPr>
        <w:tabs>
          <w:tab w:val="left" w:pos="284"/>
          <w:tab w:val="left" w:pos="567"/>
          <w:tab w:val="left" w:pos="709"/>
          <w:tab w:val="left" w:pos="851"/>
        </w:tabs>
        <w:spacing w:after="0"/>
        <w:jc w:val="both"/>
        <w:rPr>
          <w:ins w:id="22" w:author="Владислав Бахмат" w:date="2026-02-12T14:59:00Z" w16du:dateUtc="2026-02-12T11:59:00Z"/>
          <w:rFonts w:ascii="Times New Roman" w:hAnsi="Times New Roman"/>
          <w:rPrChange w:id="23" w:author="Владислав Бахмат" w:date="2026-02-12T14:59:00Z" w16du:dateUtc="2026-02-12T11:59:00Z">
            <w:rPr>
              <w:ins w:id="24" w:author="Владислав Бахмат" w:date="2026-02-12T14:59:00Z" w16du:dateUtc="2026-02-12T11:59:00Z"/>
              <w:rFonts w:ascii="Times New Roman" w:hAnsi="Times New Roman"/>
              <w:color w:val="000000"/>
            </w:rPr>
          </w:rPrChange>
        </w:rPr>
      </w:pPr>
      <w:r>
        <w:rPr>
          <w:rFonts w:ascii="Times New Roman" w:hAnsi="Times New Roman"/>
        </w:rPr>
        <w:t xml:space="preserve">Толеранс </w:t>
      </w:r>
      <w:r>
        <w:rPr>
          <w:rFonts w:ascii="Times New Roman" w:hAnsi="Times New Roman"/>
          <w:color w:val="000000"/>
        </w:rPr>
        <w:t>не предусмотрен.</w:t>
      </w:r>
    </w:p>
    <w:p w14:paraId="14632AB3" w14:textId="0BB59FA2" w:rsidR="0000102C" w:rsidRDefault="0000102C" w:rsidP="0000102C">
      <w:pPr>
        <w:pStyle w:val="BulletListFooterTextnumbered0"/>
        <w:numPr>
          <w:ilvl w:val="1"/>
          <w:numId w:val="12"/>
        </w:numPr>
        <w:tabs>
          <w:tab w:val="left" w:pos="284"/>
          <w:tab w:val="left" w:pos="567"/>
          <w:tab w:val="left" w:pos="709"/>
          <w:tab w:val="left" w:pos="851"/>
        </w:tabs>
        <w:spacing w:after="0"/>
        <w:jc w:val="both"/>
        <w:rPr>
          <w:ins w:id="25" w:author="Владислав Бахмат" w:date="2026-02-12T15:01:00Z" w16du:dateUtc="2026-02-12T12:01:00Z"/>
          <w:rFonts w:ascii="Times New Roman" w:hAnsi="Times New Roman"/>
        </w:rPr>
      </w:pPr>
      <w:ins w:id="26" w:author="Владислав Бахмат" w:date="2026-02-12T14:59:00Z" w16du:dateUtc="2026-02-12T11:59:00Z">
        <w:r w:rsidRPr="0000102C">
          <w:rPr>
            <w:rFonts w:ascii="Times New Roman" w:hAnsi="Times New Roman"/>
          </w:rPr>
          <w:t xml:space="preserve">Приемка Контейнеров Покупателем осуществляется </w:t>
        </w:r>
      </w:ins>
      <w:ins w:id="27" w:author="Владислав Бахмат" w:date="2026-02-12T15:01:00Z" w16du:dateUtc="2026-02-12T12:01:00Z">
        <w:r>
          <w:rPr>
            <w:rFonts w:ascii="Times New Roman" w:hAnsi="Times New Roman"/>
          </w:rPr>
          <w:t>по</w:t>
        </w:r>
      </w:ins>
      <w:ins w:id="28" w:author="Владислав Бахмат" w:date="2026-02-12T14:59:00Z" w16du:dateUtc="2026-02-12T11:59:00Z">
        <w:r w:rsidRPr="0000102C">
          <w:rPr>
            <w:rFonts w:ascii="Times New Roman" w:hAnsi="Times New Roman"/>
          </w:rPr>
          <w:t xml:space="preserve"> </w:t>
        </w:r>
      </w:ins>
      <w:ins w:id="29" w:author="Владислав Бахмат" w:date="2026-02-12T15:01:00Z" w16du:dateUtc="2026-02-12T12:01:00Z">
        <w:r>
          <w:rPr>
            <w:rFonts w:ascii="Times New Roman" w:hAnsi="Times New Roman"/>
          </w:rPr>
          <w:t>п</w:t>
        </w:r>
      </w:ins>
      <w:ins w:id="30" w:author="Владислав Бахмат" w:date="2026-02-12T14:59:00Z" w16du:dateUtc="2026-02-12T11:59:00Z">
        <w:r w:rsidRPr="0000102C">
          <w:rPr>
            <w:rFonts w:ascii="Times New Roman" w:hAnsi="Times New Roman"/>
          </w:rPr>
          <w:t>редварительн</w:t>
        </w:r>
      </w:ins>
      <w:ins w:id="31" w:author="Владислав Бахмат" w:date="2026-02-12T15:01:00Z" w16du:dateUtc="2026-02-12T12:01:00Z">
        <w:r>
          <w:rPr>
            <w:rFonts w:ascii="Times New Roman" w:hAnsi="Times New Roman"/>
          </w:rPr>
          <w:t>ой</w:t>
        </w:r>
      </w:ins>
      <w:ins w:id="32" w:author="Владислав Бахмат" w:date="2026-02-12T14:59:00Z" w16du:dateUtc="2026-02-12T11:59:00Z">
        <w:r w:rsidRPr="0000102C">
          <w:rPr>
            <w:rFonts w:ascii="Times New Roman" w:hAnsi="Times New Roman"/>
          </w:rPr>
          <w:t xml:space="preserve"> дистанционн</w:t>
        </w:r>
      </w:ins>
      <w:ins w:id="33" w:author="Владислав Бахмат" w:date="2026-02-12T15:01:00Z" w16du:dateUtc="2026-02-12T12:01:00Z">
        <w:r>
          <w:rPr>
            <w:rFonts w:ascii="Times New Roman" w:hAnsi="Times New Roman"/>
          </w:rPr>
          <w:t>ой</w:t>
        </w:r>
      </w:ins>
      <w:ins w:id="34" w:author="Владислав Бахмат" w:date="2026-02-12T14:59:00Z" w16du:dateUtc="2026-02-12T11:59:00Z">
        <w:r w:rsidRPr="0000102C">
          <w:rPr>
            <w:rFonts w:ascii="Times New Roman" w:hAnsi="Times New Roman"/>
          </w:rPr>
          <w:t xml:space="preserve"> приемк</w:t>
        </w:r>
      </w:ins>
      <w:ins w:id="35" w:author="Владислав Бахмат" w:date="2026-02-12T15:01:00Z" w16du:dateUtc="2026-02-12T12:01:00Z">
        <w:r>
          <w:rPr>
            <w:rFonts w:ascii="Times New Roman" w:hAnsi="Times New Roman"/>
          </w:rPr>
          <w:t xml:space="preserve">е, </w:t>
        </w:r>
      </w:ins>
      <w:ins w:id="36" w:author="Владислав Бахмат" w:date="2026-02-12T15:04:00Z" w16du:dateUtc="2026-02-12T12:04:00Z">
        <w:r w:rsidR="001728F5">
          <w:rPr>
            <w:rFonts w:ascii="Times New Roman" w:hAnsi="Times New Roman"/>
          </w:rPr>
          <w:t>(</w:t>
        </w:r>
      </w:ins>
      <w:ins w:id="37" w:author="Владислав Бахмат" w:date="2026-02-12T14:59:00Z" w16du:dateUtc="2026-02-12T11:59:00Z">
        <w:r w:rsidRPr="0000102C">
          <w:rPr>
            <w:rFonts w:ascii="Times New Roman" w:hAnsi="Times New Roman"/>
          </w:rPr>
          <w:t>по фотоматериалам при отгрузке</w:t>
        </w:r>
      </w:ins>
      <w:ins w:id="38" w:author="Владислав Бахмат" w:date="2026-02-12T15:04:00Z" w16du:dateUtc="2026-02-12T12:04:00Z">
        <w:r w:rsidR="001728F5">
          <w:rPr>
            <w:rFonts w:ascii="Times New Roman" w:hAnsi="Times New Roman"/>
          </w:rPr>
          <w:t>) в следующем пордке</w:t>
        </w:r>
      </w:ins>
      <w:ins w:id="39" w:author="Владислав Бахмат" w:date="2026-02-12T14:59:00Z" w16du:dateUtc="2026-02-12T11:59:00Z">
        <w:r w:rsidRPr="0000102C">
          <w:rPr>
            <w:rFonts w:ascii="Times New Roman" w:hAnsi="Times New Roman"/>
          </w:rPr>
          <w:t xml:space="preserve">: </w:t>
        </w:r>
      </w:ins>
    </w:p>
    <w:p w14:paraId="03464E4B" w14:textId="5D636D92" w:rsidR="0000102C" w:rsidRDefault="0000102C" w:rsidP="0000102C">
      <w:pPr>
        <w:pStyle w:val="BulletListFooterTextnumbered0"/>
        <w:tabs>
          <w:tab w:val="left" w:pos="284"/>
          <w:tab w:val="left" w:pos="567"/>
          <w:tab w:val="left" w:pos="709"/>
          <w:tab w:val="left" w:pos="851"/>
        </w:tabs>
        <w:spacing w:after="0"/>
        <w:ind w:left="360"/>
        <w:jc w:val="both"/>
        <w:rPr>
          <w:ins w:id="40" w:author="Владислав Бахмат" w:date="2026-02-12T15:01:00Z" w16du:dateUtc="2026-02-12T12:01:00Z"/>
          <w:rFonts w:ascii="Times New Roman" w:hAnsi="Times New Roman"/>
        </w:rPr>
      </w:pPr>
      <w:ins w:id="41" w:author="Владислав Бахмат" w:date="2026-02-12T14:59:00Z" w16du:dateUtc="2026-02-12T11:59:00Z">
        <w:r w:rsidRPr="0000102C">
          <w:rPr>
            <w:rFonts w:ascii="Times New Roman" w:hAnsi="Times New Roman"/>
          </w:rPr>
          <w:t xml:space="preserve">- Продавец предоставляет Покупателю фотографии Контейнеров, путем направления на электронную почту: </w:t>
        </w:r>
      </w:ins>
      <w:ins w:id="42" w:author="Владислав Бахмат" w:date="2026-02-12T15:02:00Z" w16du:dateUtc="2026-02-12T12:02:00Z">
        <w:r w:rsidR="003868CF">
          <w:fldChar w:fldCharType="begin"/>
        </w:r>
        <w:r w:rsidR="003868CF">
          <w:instrText>HYPERLINK "mailto:solta.s@mail.ru"</w:instrText>
        </w:r>
        <w:r w:rsidR="003868CF">
          <w:fldChar w:fldCharType="separate"/>
        </w:r>
        <w:r w:rsidR="003868CF" w:rsidRPr="00612836">
          <w:rPr>
            <w:rStyle w:val="aa"/>
            <w:rFonts w:ascii="Times New Roman" w:hAnsi="Times New Roman"/>
            <w:lang w:val="en-US"/>
          </w:rPr>
          <w:t>solta</w:t>
        </w:r>
        <w:r w:rsidR="003868CF" w:rsidRPr="00612836">
          <w:rPr>
            <w:rStyle w:val="aa"/>
            <w:rFonts w:ascii="Times New Roman" w:hAnsi="Times New Roman"/>
          </w:rPr>
          <w:t>.</w:t>
        </w:r>
        <w:r w:rsidR="003868CF" w:rsidRPr="00612836">
          <w:rPr>
            <w:rStyle w:val="aa"/>
            <w:rFonts w:ascii="Times New Roman" w:hAnsi="Times New Roman"/>
            <w:lang w:val="en-US"/>
          </w:rPr>
          <w:t>s</w:t>
        </w:r>
        <w:r w:rsidR="003868CF" w:rsidRPr="00612836">
          <w:rPr>
            <w:rStyle w:val="aa"/>
            <w:rFonts w:ascii="Times New Roman" w:hAnsi="Times New Roman"/>
          </w:rPr>
          <w:t>@</w:t>
        </w:r>
        <w:r w:rsidR="003868CF" w:rsidRPr="00612836">
          <w:rPr>
            <w:rStyle w:val="aa"/>
            <w:rFonts w:ascii="Times New Roman" w:hAnsi="Times New Roman"/>
            <w:lang w:val="en-US"/>
          </w:rPr>
          <w:t>mail</w:t>
        </w:r>
        <w:r w:rsidR="003868CF" w:rsidRPr="00612836">
          <w:rPr>
            <w:rStyle w:val="aa"/>
            <w:rFonts w:ascii="Times New Roman" w:hAnsi="Times New Roman"/>
          </w:rPr>
          <w:t>.</w:t>
        </w:r>
        <w:r w:rsidR="003868CF" w:rsidRPr="00612836">
          <w:rPr>
            <w:rStyle w:val="aa"/>
            <w:rFonts w:ascii="Times New Roman" w:hAnsi="Times New Roman"/>
            <w:lang w:val="en-US"/>
          </w:rPr>
          <w:t>ru</w:t>
        </w:r>
        <w:r w:rsidR="003868CF">
          <w:fldChar w:fldCharType="end"/>
        </w:r>
        <w:r w:rsidR="003868CF">
          <w:t>.</w:t>
        </w:r>
      </w:ins>
    </w:p>
    <w:p w14:paraId="2632A5C0" w14:textId="1CCD190A" w:rsidR="0000102C" w:rsidRDefault="0000102C" w:rsidP="0000102C">
      <w:pPr>
        <w:pStyle w:val="BulletListFooterTextnumbered0"/>
        <w:tabs>
          <w:tab w:val="left" w:pos="284"/>
          <w:tab w:val="left" w:pos="567"/>
          <w:tab w:val="left" w:pos="709"/>
          <w:tab w:val="left" w:pos="851"/>
        </w:tabs>
        <w:spacing w:after="0"/>
        <w:ind w:left="360"/>
        <w:jc w:val="both"/>
        <w:rPr>
          <w:ins w:id="43" w:author="Владислав Бахмат" w:date="2026-02-12T15:00:00Z" w16du:dateUtc="2026-02-12T12:00:00Z"/>
          <w:rFonts w:ascii="Times New Roman" w:hAnsi="Times New Roman"/>
        </w:rPr>
      </w:pPr>
      <w:ins w:id="44" w:author="Владислав Бахмат" w:date="2026-02-12T14:59:00Z" w16du:dateUtc="2026-02-12T11:59:00Z">
        <w:r w:rsidRPr="0000102C">
          <w:rPr>
            <w:rFonts w:ascii="Times New Roman" w:hAnsi="Times New Roman"/>
          </w:rPr>
          <w:t>- Покупатель после получения фотографий оперативно проводит дистанционный осмотр Контейнеров и ответным письмом направляет Продавцу подтверждение о соответствии Контейнеров требованиям.</w:t>
        </w:r>
      </w:ins>
    </w:p>
    <w:p w14:paraId="4EBEB480" w14:textId="28977631" w:rsidR="0000102C" w:rsidDel="0000102C" w:rsidRDefault="0000102C">
      <w:pPr>
        <w:pStyle w:val="BulletListFooterTextnumbered0"/>
        <w:tabs>
          <w:tab w:val="left" w:pos="284"/>
          <w:tab w:val="left" w:pos="567"/>
          <w:tab w:val="left" w:pos="709"/>
          <w:tab w:val="left" w:pos="851"/>
        </w:tabs>
        <w:spacing w:after="0"/>
        <w:ind w:left="360"/>
        <w:jc w:val="both"/>
        <w:rPr>
          <w:del w:id="45" w:author="Владислав Бахмат" w:date="2026-02-12T15:01:00Z" w16du:dateUtc="2026-02-12T12:01:00Z"/>
          <w:rFonts w:ascii="Times New Roman" w:hAnsi="Times New Roman"/>
        </w:rPr>
        <w:pPrChange w:id="46" w:author="Владислав Бахмат" w:date="2026-02-12T14:59:00Z" w16du:dateUtc="2026-02-12T11:59:00Z">
          <w:pPr>
            <w:pStyle w:val="BulletListFooterTextnumbered0"/>
            <w:numPr>
              <w:ilvl w:val="1"/>
              <w:numId w:val="12"/>
            </w:numPr>
            <w:tabs>
              <w:tab w:val="num" w:pos="0"/>
              <w:tab w:val="left" w:pos="284"/>
              <w:tab w:val="left" w:pos="567"/>
              <w:tab w:val="left" w:pos="709"/>
              <w:tab w:val="left" w:pos="851"/>
            </w:tabs>
            <w:spacing w:after="0"/>
            <w:ind w:hanging="360"/>
            <w:jc w:val="both"/>
          </w:pPr>
        </w:pPrChange>
      </w:pPr>
    </w:p>
    <w:p w14:paraId="1FFA62A9" w14:textId="77777777" w:rsidR="00094016" w:rsidRDefault="00476754">
      <w:pPr>
        <w:numPr>
          <w:ilvl w:val="0"/>
          <w:numId w:val="1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Цена Товара составляет</w:t>
      </w:r>
      <w:r>
        <w:rPr>
          <w:rFonts w:ascii="Times New Roman" w:hAnsi="Times New Roman"/>
          <w:color w:val="000000"/>
        </w:rPr>
        <w:t xml:space="preserve"> 18 718 500 (Восемнадцать миллионов семьсот восемнадцать тысяч пятьсот) рублей 87 копеек, в том числе НДС 22%, что составляет 3 375 467 (Три миллиона триста семьдесят пять тысяч четыреста шестьдесят семь) рублей 37 копеек.</w:t>
      </w:r>
    </w:p>
    <w:p w14:paraId="63A7A404" w14:textId="77777777" w:rsidR="00094016" w:rsidRDefault="00476754">
      <w:pPr>
        <w:numPr>
          <w:ilvl w:val="0"/>
          <w:numId w:val="1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Условия и порядок оплаты:</w:t>
      </w:r>
    </w:p>
    <w:p w14:paraId="314C1741" w14:textId="477CFE45" w:rsidR="00094016" w:rsidRDefault="00476754">
      <w:p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contextualSpacing/>
        <w:jc w:val="both"/>
        <w:rPr>
          <w:ins w:id="47" w:author="Владислав Бахмат" w:date="2026-02-13T09:25:00Z" w16du:dateUtc="2026-02-13T06:25:00Z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Оплата цены Товара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color w:val="000000"/>
        </w:rPr>
        <w:t>(партии Товара)</w:t>
      </w:r>
      <w:r>
        <w:rPr>
          <w:rFonts w:ascii="Times New Roman" w:hAnsi="Times New Roman"/>
          <w:color w:val="000000"/>
        </w:rPr>
        <w:t xml:space="preserve">, указанной в отгрузочных документах, производится Покупателем в течение </w:t>
      </w:r>
      <w:r>
        <w:rPr>
          <w:rFonts w:ascii="Times New Roman" w:hAnsi="Times New Roman"/>
        </w:rPr>
        <w:t>10 (Десяти) календарных дней</w:t>
      </w:r>
      <w:r>
        <w:rPr>
          <w:rFonts w:ascii="Times New Roman" w:hAnsi="Times New Roman"/>
          <w:color w:val="000000"/>
        </w:rPr>
        <w:t xml:space="preserve"> с даты получения Товара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color w:val="000000"/>
        </w:rPr>
        <w:t>(партии Товара)</w:t>
      </w:r>
      <w:r>
        <w:rPr>
          <w:rFonts w:ascii="Times New Roman" w:hAnsi="Times New Roman"/>
          <w:color w:val="000000"/>
        </w:rPr>
        <w:t xml:space="preserve"> Грузополучателем в указанном в п.5 Спецификации месте поставки</w:t>
      </w:r>
      <w:r w:rsidR="00612836">
        <w:rPr>
          <w:rFonts w:ascii="Times New Roman" w:hAnsi="Times New Roman"/>
          <w:color w:val="000000"/>
        </w:rPr>
        <w:t>, при условии получения Покупателем оригиналов Спецификации, счета-фактуры и накладной ТОРГ-12 или УПД, оформленных в соответствии с требованиями действующего законодательства РФ</w:t>
      </w:r>
      <w:r>
        <w:rPr>
          <w:rFonts w:ascii="Times New Roman" w:hAnsi="Times New Roman"/>
          <w:color w:val="000000"/>
        </w:rPr>
        <w:t>.</w:t>
      </w:r>
    </w:p>
    <w:p w14:paraId="0FA0A308" w14:textId="3C5C0B21" w:rsidR="00FF4348" w:rsidRDefault="00FF4348">
      <w:p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contextualSpacing/>
        <w:jc w:val="both"/>
        <w:rPr>
          <w:ins w:id="48" w:author="Владислав Бахмат" w:date="2026-02-13T09:24:00Z" w16du:dateUtc="2026-02-13T06:24:00Z"/>
          <w:rFonts w:ascii="Times New Roman" w:hAnsi="Times New Roman"/>
          <w:color w:val="000000"/>
        </w:rPr>
      </w:pPr>
      <w:ins w:id="49" w:author="Владислав Бахмат" w:date="2026-02-13T09:25:00Z" w16du:dateUtc="2026-02-13T06:25:00Z">
        <w:r>
          <w:rPr>
            <w:rFonts w:ascii="Times New Roman" w:hAnsi="Times New Roman"/>
            <w:color w:val="000000"/>
          </w:rPr>
          <w:t>Оплата производится за каждую партию</w:t>
        </w:r>
      </w:ins>
      <w:ins w:id="50" w:author="Владислав Бахмат" w:date="2026-02-13T09:26:00Z" w16du:dateUtc="2026-02-13T06:26:00Z">
        <w:r w:rsidR="00457A75">
          <w:rPr>
            <w:rFonts w:ascii="Times New Roman" w:hAnsi="Times New Roman"/>
            <w:color w:val="000000"/>
          </w:rPr>
          <w:t xml:space="preserve"> в отдельности</w:t>
        </w:r>
      </w:ins>
      <w:ins w:id="51" w:author="Владислав Бахмат" w:date="2026-02-13T09:25:00Z" w16du:dateUtc="2026-02-13T06:25:00Z">
        <w:r>
          <w:rPr>
            <w:rFonts w:ascii="Times New Roman" w:hAnsi="Times New Roman"/>
            <w:color w:val="000000"/>
          </w:rPr>
          <w:t xml:space="preserve">. В случае неисполнения </w:t>
        </w:r>
      </w:ins>
      <w:ins w:id="52" w:author="Владислав Бахмат" w:date="2026-02-13T09:26:00Z" w16du:dateUtc="2026-02-13T06:26:00Z">
        <w:r>
          <w:rPr>
            <w:rFonts w:ascii="Times New Roman" w:hAnsi="Times New Roman"/>
            <w:color w:val="000000"/>
          </w:rPr>
          <w:t xml:space="preserve">Покупателем </w:t>
        </w:r>
      </w:ins>
      <w:ins w:id="53" w:author="Владислав Бахмат" w:date="2026-02-13T09:25:00Z" w16du:dateUtc="2026-02-13T06:25:00Z">
        <w:r>
          <w:rPr>
            <w:rFonts w:ascii="Times New Roman" w:hAnsi="Times New Roman"/>
            <w:color w:val="000000"/>
          </w:rPr>
          <w:t>обязанно</w:t>
        </w:r>
      </w:ins>
      <w:ins w:id="54" w:author="Владислав Бахмат" w:date="2026-02-13T09:26:00Z" w16du:dateUtc="2026-02-13T06:26:00Z">
        <w:r>
          <w:rPr>
            <w:rFonts w:ascii="Times New Roman" w:hAnsi="Times New Roman"/>
            <w:color w:val="000000"/>
          </w:rPr>
          <w:t>сти по оплате партии товара, Поставщик вправе приостановить поставку до полной оплаты Покупателем всех предыдущих партий.</w:t>
        </w:r>
      </w:ins>
    </w:p>
    <w:p w14:paraId="1DEDE13B" w14:textId="40A2E58E" w:rsidR="00FF4348" w:rsidRDefault="00FF4348">
      <w:p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contextualSpacing/>
        <w:jc w:val="both"/>
        <w:rPr>
          <w:rFonts w:ascii="Times New Roman" w:hAnsi="Times New Roman"/>
          <w:color w:val="000000"/>
        </w:rPr>
      </w:pPr>
      <w:ins w:id="55" w:author="Владислав Бахмат" w:date="2026-02-13T09:24:00Z" w16du:dateUtc="2026-02-13T06:24:00Z">
        <w:r>
          <w:rPr>
            <w:rFonts w:ascii="Times New Roman" w:hAnsi="Times New Roman"/>
            <w:color w:val="000000"/>
          </w:rPr>
          <w:t xml:space="preserve">Также стороны договорились, что одна партия </w:t>
        </w:r>
      </w:ins>
      <w:ins w:id="56" w:author="Владислав Бахмат" w:date="2026-02-13T09:25:00Z" w16du:dateUtc="2026-02-13T06:25:00Z">
        <w:r>
          <w:rPr>
            <w:rFonts w:ascii="Times New Roman" w:hAnsi="Times New Roman"/>
            <w:color w:val="000000"/>
          </w:rPr>
          <w:t>состоит из</w:t>
        </w:r>
      </w:ins>
      <w:ins w:id="57" w:author="Владислав Бахмат" w:date="2026-02-13T09:24:00Z" w16du:dateUtc="2026-02-13T06:24:00Z">
        <w:r>
          <w:rPr>
            <w:rFonts w:ascii="Times New Roman" w:hAnsi="Times New Roman"/>
            <w:color w:val="000000"/>
          </w:rPr>
          <w:t xml:space="preserve"> 25 контейнер</w:t>
        </w:r>
      </w:ins>
      <w:ins w:id="58" w:author="Владислав Бахмат" w:date="2026-02-13T09:25:00Z" w16du:dateUtc="2026-02-13T06:25:00Z">
        <w:r>
          <w:rPr>
            <w:rFonts w:ascii="Times New Roman" w:hAnsi="Times New Roman"/>
            <w:color w:val="000000"/>
          </w:rPr>
          <w:t>ов</w:t>
        </w:r>
      </w:ins>
      <w:ins w:id="59" w:author="Владислав Бахмат" w:date="2026-02-13T09:24:00Z" w16du:dateUtc="2026-02-13T06:24:00Z">
        <w:r>
          <w:rPr>
            <w:rFonts w:ascii="Times New Roman" w:hAnsi="Times New Roman"/>
            <w:color w:val="000000"/>
          </w:rPr>
          <w:t>.</w:t>
        </w:r>
      </w:ins>
    </w:p>
    <w:p w14:paraId="4F24DE5F" w14:textId="77777777" w:rsidR="00094016" w:rsidRDefault="00476754">
      <w:pPr>
        <w:numPr>
          <w:ilvl w:val="0"/>
          <w:numId w:val="1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Срок поставки: 30 (Тридцать) календарных дней с даты подписания Сторонами Спецификации.</w:t>
      </w:r>
    </w:p>
    <w:p w14:paraId="5473C079" w14:textId="77777777" w:rsidR="00094016" w:rsidRDefault="00476754">
      <w:p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color w:val="000000"/>
          <w:u w:val="single"/>
        </w:rPr>
      </w:pPr>
      <w:r>
        <w:rPr>
          <w:rFonts w:ascii="Times New Roman" w:hAnsi="Times New Roman"/>
        </w:rPr>
        <w:t xml:space="preserve">Досрочная поставка </w:t>
      </w:r>
      <w:r>
        <w:rPr>
          <w:rFonts w:ascii="Times New Roman" w:hAnsi="Times New Roman"/>
          <w:color w:val="000000"/>
        </w:rPr>
        <w:t>разрешена.</w:t>
      </w:r>
    </w:p>
    <w:p w14:paraId="77ABB340" w14:textId="154B7EFD" w:rsidR="00094016" w:rsidRDefault="00476754">
      <w:pPr>
        <w:pStyle w:val="af3"/>
        <w:numPr>
          <w:ilvl w:val="1"/>
          <w:numId w:val="2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67" w:hanging="42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Стороны соглашаются, что срок поставки Товара, указанный в п. 4 настоящей Спецификации, является существенным услов</w:t>
      </w:r>
      <w:r>
        <w:rPr>
          <w:rFonts w:ascii="Times New Roman" w:hAnsi="Times New Roman"/>
          <w:color w:val="000000"/>
        </w:rPr>
        <w:t xml:space="preserve">ием Спецификации и Договора. При этом Поставщик осведомлен о том, что Товар подлежит дальнейшей транспортировке от согласованного в п. 5.2 Спецификации места (базиса) поставки Покупателем или третьими лицами за счет Покупателя на следующий объект: </w:t>
      </w:r>
      <w:r w:rsidRPr="00612836">
        <w:rPr>
          <w:rFonts w:ascii="Times New Roman" w:hAnsi="Times New Roman"/>
          <w:i/>
          <w:iCs/>
          <w:color w:val="000000"/>
        </w:rPr>
        <w:t>689450, Российская Федерация, Чукотский автономный округ, Билибинский район, территория месторождения Кекура</w:t>
      </w:r>
      <w:r>
        <w:rPr>
          <w:rFonts w:ascii="Times New Roman" w:hAnsi="Times New Roman"/>
          <w:color w:val="000000"/>
        </w:rPr>
        <w:t>.</w:t>
      </w:r>
    </w:p>
    <w:p w14:paraId="1108A187" w14:textId="77777777" w:rsidR="00094016" w:rsidRDefault="00476754">
      <w:pPr>
        <w:pStyle w:val="af3"/>
        <w:numPr>
          <w:ilvl w:val="1"/>
          <w:numId w:val="2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67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случае, если Поставщик нарушит согласованный в Спецификации срок поставки, и такое нарушение не связано с виновными действиями Покупателя или обстоятельствами непреодолимой силы (форс-мажор), Поставщик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</w:rPr>
        <w:t>обязан по письменному требованию Покупателя компенсировать все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</w:rPr>
        <w:t>фактически понесенные, документально подтвержденные дополнительные расходы Покупателя, возникшие в связи с нарушением Поставщиком срока поставки.</w:t>
      </w:r>
    </w:p>
    <w:p w14:paraId="13297483" w14:textId="77777777" w:rsidR="00094016" w:rsidRDefault="00476754">
      <w:pPr>
        <w:numPr>
          <w:ilvl w:val="0"/>
          <w:numId w:val="1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Поставка Товара осуществляется по следующим реквизитам:</w:t>
      </w:r>
    </w:p>
    <w:p w14:paraId="06A95BA9" w14:textId="77777777" w:rsidR="00612836" w:rsidRDefault="00476754" w:rsidP="00612836">
      <w:pPr>
        <w:pStyle w:val="af3"/>
        <w:numPr>
          <w:ilvl w:val="1"/>
          <w:numId w:val="3"/>
        </w:numPr>
        <w:tabs>
          <w:tab w:val="left" w:pos="284"/>
          <w:tab w:val="left" w:pos="709"/>
          <w:tab w:val="left" w:pos="851"/>
        </w:tabs>
        <w:spacing w:after="0" w:line="240" w:lineRule="auto"/>
        <w:ind w:left="567" w:hanging="425"/>
        <w:jc w:val="both"/>
        <w:rPr>
          <w:rFonts w:ascii="Times New Roman" w:hAnsi="Times New Roman"/>
        </w:rPr>
      </w:pPr>
      <w:r w:rsidRPr="00612836">
        <w:rPr>
          <w:rFonts w:ascii="Times New Roman" w:hAnsi="Times New Roman"/>
          <w:b/>
          <w:bCs/>
        </w:rPr>
        <w:t>Грузополучатель:</w:t>
      </w:r>
      <w:r>
        <w:rPr>
          <w:rFonts w:ascii="Times New Roman" w:hAnsi="Times New Roman"/>
        </w:rPr>
        <w:t xml:space="preserve"> ОБЩЕСТВО С ОГРАНИЧЕННОЙ ОТВЕТСТВЕННОСТЬЮ "СОЛТА"</w:t>
      </w:r>
    </w:p>
    <w:p w14:paraId="42B4A8CE" w14:textId="77777777" w:rsidR="00612836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/>
        </w:rPr>
      </w:pPr>
      <w:r w:rsidRPr="00612836">
        <w:rPr>
          <w:rFonts w:ascii="Times New Roman" w:hAnsi="Times New Roman"/>
        </w:rPr>
        <w:t>Юридический адрес: 692916, г. Находка Приморского края, ул. Чернышевского, д.6</w:t>
      </w:r>
    </w:p>
    <w:p w14:paraId="2AFDEAB1" w14:textId="06C15A5F" w:rsidR="00612836" w:rsidRPr="00612836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/>
        </w:rPr>
      </w:pPr>
      <w:r w:rsidRPr="00612836">
        <w:rPr>
          <w:rFonts w:ascii="Times New Roman" w:hAnsi="Times New Roman"/>
        </w:rPr>
        <w:t>ИНН 2508058290 / КПП 250801001 / ОГРН 1022500696393</w:t>
      </w:r>
    </w:p>
    <w:p w14:paraId="25D846B1" w14:textId="77777777" w:rsidR="00612836" w:rsidRDefault="00476754" w:rsidP="00612836">
      <w:pPr>
        <w:pStyle w:val="af3"/>
        <w:numPr>
          <w:ilvl w:val="1"/>
          <w:numId w:val="3"/>
        </w:numPr>
        <w:tabs>
          <w:tab w:val="left" w:pos="284"/>
          <w:tab w:val="left" w:pos="709"/>
          <w:tab w:val="left" w:pos="851"/>
        </w:tabs>
        <w:spacing w:after="0" w:line="240" w:lineRule="auto"/>
        <w:ind w:left="567" w:hanging="425"/>
        <w:jc w:val="both"/>
        <w:rPr>
          <w:rFonts w:ascii="Times New Roman" w:hAnsi="Times New Roman"/>
        </w:rPr>
      </w:pPr>
      <w:r w:rsidRPr="00612836">
        <w:rPr>
          <w:rFonts w:ascii="Times New Roman" w:hAnsi="Times New Roman"/>
          <w:b/>
          <w:bCs/>
        </w:rPr>
        <w:t>Место (базис) поставки:</w:t>
      </w:r>
      <w:r>
        <w:rPr>
          <w:rFonts w:ascii="Times New Roman" w:hAnsi="Times New Roman"/>
        </w:rPr>
        <w:t xml:space="preserve"> 692918, Россия, Приморский край, г. Находка, ул. Северный проспект 75, ст. 1.</w:t>
      </w:r>
    </w:p>
    <w:p w14:paraId="531345B0" w14:textId="77777777" w:rsidR="00612836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/>
        </w:rPr>
      </w:pPr>
      <w:r w:rsidRPr="00612836">
        <w:rPr>
          <w:rFonts w:ascii="Times New Roman" w:hAnsi="Times New Roman"/>
        </w:rPr>
        <w:t>Ответственные лица по приему грузов на склад ООО «Солта»:</w:t>
      </w:r>
    </w:p>
    <w:p w14:paraId="4760646E" w14:textId="01F0EBEF" w:rsidR="00612836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/>
          <w:lang w:val="en-US"/>
        </w:rPr>
      </w:pPr>
      <w:r w:rsidRPr="00612836">
        <w:rPr>
          <w:rFonts w:ascii="Times New Roman" w:hAnsi="Times New Roman"/>
        </w:rPr>
        <w:t xml:space="preserve">Варенов Евгений Евгеньевич, (менеджер по ПРР): тел. </w:t>
      </w:r>
      <w:r w:rsidRPr="00612836">
        <w:rPr>
          <w:rFonts w:ascii="Times New Roman" w:hAnsi="Times New Roman"/>
          <w:lang w:val="en-US"/>
        </w:rPr>
        <w:t xml:space="preserve">+ 7 914 693 1367, Email: </w:t>
      </w:r>
      <w:r>
        <w:fldChar w:fldCharType="begin"/>
      </w:r>
      <w:r w:rsidRPr="0000102C">
        <w:rPr>
          <w:lang w:val="en-US"/>
          <w:rPrChange w:id="60" w:author="Владислав Бахмат" w:date="2026-02-12T14:58:00Z" w16du:dateUtc="2026-02-12T11:58:00Z">
            <w:rPr/>
          </w:rPrChange>
        </w:rPr>
        <w:instrText>HYPERLINK "mailto:solta.m@mail.ru"</w:instrText>
      </w:r>
      <w:r>
        <w:fldChar w:fldCharType="separate"/>
      </w:r>
      <w:r w:rsidRPr="006362BB">
        <w:rPr>
          <w:rStyle w:val="aa"/>
          <w:rFonts w:ascii="Times New Roman" w:hAnsi="Times New Roman"/>
          <w:lang w:val="en-US"/>
        </w:rPr>
        <w:t>solta</w:t>
      </w:r>
      <w:r w:rsidRPr="00612836">
        <w:rPr>
          <w:rStyle w:val="aa"/>
          <w:rFonts w:ascii="Times New Roman" w:hAnsi="Times New Roman"/>
          <w:lang w:val="en-US"/>
        </w:rPr>
        <w:t>.</w:t>
      </w:r>
      <w:r w:rsidRPr="006362BB">
        <w:rPr>
          <w:rStyle w:val="aa"/>
          <w:rFonts w:ascii="Times New Roman" w:hAnsi="Times New Roman"/>
          <w:lang w:val="en-US"/>
        </w:rPr>
        <w:t>m</w:t>
      </w:r>
      <w:r w:rsidRPr="00612836">
        <w:rPr>
          <w:rStyle w:val="aa"/>
          <w:rFonts w:ascii="Times New Roman" w:hAnsi="Times New Roman"/>
          <w:lang w:val="en-US"/>
        </w:rPr>
        <w:t>@</w:t>
      </w:r>
      <w:r w:rsidRPr="006362BB">
        <w:rPr>
          <w:rStyle w:val="aa"/>
          <w:rFonts w:ascii="Times New Roman" w:hAnsi="Times New Roman"/>
          <w:lang w:val="en-US"/>
        </w:rPr>
        <w:t>mail</w:t>
      </w:r>
      <w:r w:rsidRPr="00612836">
        <w:rPr>
          <w:rStyle w:val="aa"/>
          <w:rFonts w:ascii="Times New Roman" w:hAnsi="Times New Roman"/>
          <w:lang w:val="en-US"/>
        </w:rPr>
        <w:t>.</w:t>
      </w:r>
      <w:r w:rsidRPr="006362BB">
        <w:rPr>
          <w:rStyle w:val="aa"/>
          <w:rFonts w:ascii="Times New Roman" w:hAnsi="Times New Roman"/>
          <w:lang w:val="en-US"/>
        </w:rPr>
        <w:t>ru</w:t>
      </w:r>
      <w:r>
        <w:fldChar w:fldCharType="end"/>
      </w:r>
    </w:p>
    <w:p w14:paraId="14AA73DF" w14:textId="77777777" w:rsidR="00612836" w:rsidRPr="0000102C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/>
          <w:lang w:val="en-US"/>
          <w:rPrChange w:id="61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</w:pPr>
      <w:r w:rsidRPr="00612836">
        <w:rPr>
          <w:rFonts w:ascii="Times New Roman" w:hAnsi="Times New Roman"/>
        </w:rPr>
        <w:t>Общий</w:t>
      </w:r>
      <w:r w:rsidRPr="0000102C">
        <w:rPr>
          <w:rFonts w:ascii="Times New Roman" w:hAnsi="Times New Roman"/>
          <w:lang w:val="en-US"/>
          <w:rPrChange w:id="62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 xml:space="preserve"> </w:t>
      </w:r>
      <w:r w:rsidRPr="00612836">
        <w:rPr>
          <w:rFonts w:ascii="Times New Roman" w:hAnsi="Times New Roman"/>
        </w:rPr>
        <w:t>рабочий</w:t>
      </w:r>
      <w:r w:rsidRPr="0000102C">
        <w:rPr>
          <w:rFonts w:ascii="Times New Roman" w:hAnsi="Times New Roman"/>
          <w:lang w:val="en-US"/>
          <w:rPrChange w:id="63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 xml:space="preserve">: </w:t>
      </w:r>
      <w:r w:rsidRPr="00612836">
        <w:rPr>
          <w:rFonts w:ascii="Times New Roman" w:hAnsi="Times New Roman"/>
          <w:lang w:val="en-US"/>
        </w:rPr>
        <w:t>Email</w:t>
      </w:r>
      <w:r w:rsidRPr="0000102C">
        <w:rPr>
          <w:rFonts w:ascii="Times New Roman" w:hAnsi="Times New Roman"/>
          <w:lang w:val="en-US"/>
          <w:rPrChange w:id="64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 xml:space="preserve">: </w:t>
      </w:r>
      <w:r w:rsidRPr="00612836">
        <w:rPr>
          <w:rFonts w:ascii="Times New Roman" w:hAnsi="Times New Roman"/>
          <w:lang w:val="en-US"/>
        </w:rPr>
        <w:t>stk</w:t>
      </w:r>
      <w:r w:rsidRPr="0000102C">
        <w:rPr>
          <w:rFonts w:ascii="Times New Roman" w:hAnsi="Times New Roman"/>
          <w:lang w:val="en-US"/>
          <w:rPrChange w:id="65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>.</w:t>
      </w:r>
      <w:r w:rsidRPr="00612836">
        <w:rPr>
          <w:rFonts w:ascii="Times New Roman" w:hAnsi="Times New Roman"/>
          <w:lang w:val="en-US"/>
        </w:rPr>
        <w:t>solta</w:t>
      </w:r>
      <w:r w:rsidRPr="0000102C">
        <w:rPr>
          <w:rFonts w:ascii="Times New Roman" w:hAnsi="Times New Roman"/>
          <w:lang w:val="en-US"/>
          <w:rPrChange w:id="66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>@</w:t>
      </w:r>
      <w:r w:rsidRPr="00612836">
        <w:rPr>
          <w:rFonts w:ascii="Times New Roman" w:hAnsi="Times New Roman"/>
          <w:lang w:val="en-US"/>
        </w:rPr>
        <w:t>mail</w:t>
      </w:r>
      <w:r w:rsidRPr="0000102C">
        <w:rPr>
          <w:rFonts w:ascii="Times New Roman" w:hAnsi="Times New Roman"/>
          <w:lang w:val="en-US"/>
          <w:rPrChange w:id="67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>.</w:t>
      </w:r>
      <w:r w:rsidRPr="00612836">
        <w:rPr>
          <w:rFonts w:ascii="Times New Roman" w:hAnsi="Times New Roman"/>
          <w:lang w:val="en-US"/>
        </w:rPr>
        <w:t>ru</w:t>
      </w:r>
      <w:r w:rsidRPr="0000102C">
        <w:rPr>
          <w:rFonts w:ascii="Times New Roman" w:hAnsi="Times New Roman"/>
          <w:lang w:val="en-US"/>
          <w:rPrChange w:id="68" w:author="Владислав Бахмат" w:date="2026-02-12T14:58:00Z" w16du:dateUtc="2026-02-12T11:58:00Z">
            <w:rPr>
              <w:rFonts w:ascii="Times New Roman" w:hAnsi="Times New Roman"/>
            </w:rPr>
          </w:rPrChange>
        </w:rPr>
        <w:t xml:space="preserve"> 8 (4236) 75-03-75 </w:t>
      </w:r>
    </w:p>
    <w:p w14:paraId="73D6123A" w14:textId="77777777" w:rsidR="00612836" w:rsidRPr="00612836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Style w:val="aa"/>
          <w:rFonts w:ascii="Times New Roman" w:hAnsi="Times New Roman"/>
        </w:rPr>
      </w:pPr>
      <w:r w:rsidRPr="00612836">
        <w:rPr>
          <w:rFonts w:ascii="Times New Roman" w:hAnsi="Times New Roman"/>
        </w:rPr>
        <w:t xml:space="preserve">Кравченко Вячеслав Владимирович, (начальник СТК Солта): тел. + 7 914 696 83 82, </w:t>
      </w:r>
      <w:r w:rsidRPr="00612836">
        <w:rPr>
          <w:rFonts w:ascii="Times New Roman" w:hAnsi="Times New Roman"/>
          <w:lang w:val="en-US"/>
        </w:rPr>
        <w:t>Email</w:t>
      </w:r>
      <w:r w:rsidRPr="00612836">
        <w:rPr>
          <w:rFonts w:ascii="Times New Roman" w:hAnsi="Times New Roman"/>
        </w:rPr>
        <w:t xml:space="preserve">: </w:t>
      </w:r>
      <w:hyperlink r:id="rId8" w:history="1">
        <w:r w:rsidRPr="00612836">
          <w:rPr>
            <w:rStyle w:val="aa"/>
            <w:rFonts w:ascii="Times New Roman" w:hAnsi="Times New Roman"/>
            <w:lang w:val="en-US"/>
          </w:rPr>
          <w:t>solta</w:t>
        </w:r>
        <w:r w:rsidRPr="00612836">
          <w:rPr>
            <w:rStyle w:val="aa"/>
            <w:rFonts w:ascii="Times New Roman" w:hAnsi="Times New Roman"/>
          </w:rPr>
          <w:t>.</w:t>
        </w:r>
        <w:r w:rsidRPr="00612836">
          <w:rPr>
            <w:rStyle w:val="aa"/>
            <w:rFonts w:ascii="Times New Roman" w:hAnsi="Times New Roman"/>
            <w:lang w:val="en-US"/>
          </w:rPr>
          <w:t>s</w:t>
        </w:r>
        <w:r w:rsidRPr="00612836">
          <w:rPr>
            <w:rStyle w:val="aa"/>
            <w:rFonts w:ascii="Times New Roman" w:hAnsi="Times New Roman"/>
          </w:rPr>
          <w:t>@</w:t>
        </w:r>
        <w:r w:rsidRPr="00612836">
          <w:rPr>
            <w:rStyle w:val="aa"/>
            <w:rFonts w:ascii="Times New Roman" w:hAnsi="Times New Roman"/>
            <w:lang w:val="en-US"/>
          </w:rPr>
          <w:t>mail</w:t>
        </w:r>
        <w:r w:rsidRPr="00612836">
          <w:rPr>
            <w:rStyle w:val="aa"/>
            <w:rFonts w:ascii="Times New Roman" w:hAnsi="Times New Roman"/>
          </w:rPr>
          <w:t>.</w:t>
        </w:r>
        <w:r w:rsidRPr="00612836">
          <w:rPr>
            <w:rStyle w:val="aa"/>
            <w:rFonts w:ascii="Times New Roman" w:hAnsi="Times New Roman"/>
            <w:lang w:val="en-US"/>
          </w:rPr>
          <w:t>ru</w:t>
        </w:r>
      </w:hyperlink>
    </w:p>
    <w:p w14:paraId="110A2992" w14:textId="0C960F4F" w:rsidR="00612836" w:rsidRPr="00612836" w:rsidRDefault="00612836" w:rsidP="00612836">
      <w:pPr>
        <w:pStyle w:val="af3"/>
        <w:tabs>
          <w:tab w:val="left" w:pos="284"/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/>
        </w:rPr>
      </w:pPr>
      <w:r w:rsidRPr="00612836">
        <w:rPr>
          <w:rFonts w:ascii="Times New Roman" w:hAnsi="Times New Roman"/>
          <w:b/>
        </w:rPr>
        <w:t xml:space="preserve">Маркировка товара для </w:t>
      </w:r>
      <w:r w:rsidRPr="00612836">
        <w:rPr>
          <w:rFonts w:ascii="Times New Roman" w:hAnsi="Times New Roman"/>
          <w:b/>
          <w:color w:val="000000"/>
          <w:highlight w:val="white"/>
          <w:shd w:val="clear" w:color="auto" w:fill="FFFFFF"/>
        </w:rPr>
        <w:t>АО "БАЗОВЫЕ МЕТАЛЛЫ"</w:t>
      </w:r>
      <w:r w:rsidRPr="00612836">
        <w:rPr>
          <w:rFonts w:ascii="Times New Roman" w:hAnsi="Times New Roman"/>
          <w:b/>
        </w:rPr>
        <w:t>.</w:t>
      </w:r>
    </w:p>
    <w:p w14:paraId="7860D587" w14:textId="77777777" w:rsidR="00094016" w:rsidRDefault="00476754">
      <w:pPr>
        <w:pStyle w:val="af3"/>
        <w:numPr>
          <w:ilvl w:val="0"/>
          <w:numId w:val="1"/>
        </w:numPr>
        <w:tabs>
          <w:tab w:val="left" w:pos="142"/>
          <w:tab w:val="left" w:pos="567"/>
          <w:tab w:val="left" w:pos="709"/>
          <w:tab w:val="left" w:pos="851"/>
        </w:tabs>
        <w:spacing w:after="0" w:line="240" w:lineRule="auto"/>
        <w:ind w:left="567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Обязанность Поставщика передать Товар считается исполненной, а право собственности на Товар, а также риск случайной гибели или случайного повреждения Товара считаются перешедшими к Покупателю с даты подписания документов о передаче Товара при условии фактического получения Товара Покупателем. </w:t>
      </w:r>
    </w:p>
    <w:p w14:paraId="35EC8D8F" w14:textId="77777777" w:rsidR="00094016" w:rsidRDefault="00476754">
      <w:pPr>
        <w:numPr>
          <w:ilvl w:val="0"/>
          <w:numId w:val="1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Тара, упаковка и транспортные расходы по доставке Товара до места поставки включены в его цену.</w:t>
      </w:r>
    </w:p>
    <w:p w14:paraId="4EFF87FB" w14:textId="3F958517" w:rsidR="00094016" w:rsidRDefault="00476754">
      <w:pPr>
        <w:pStyle w:val="af3"/>
        <w:numPr>
          <w:ilvl w:val="0"/>
          <w:numId w:val="1"/>
        </w:num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Гарантийные обязательства: Гарантийный срок на Товар - 12 (Двенадцать) календарных месяцев </w:t>
      </w:r>
      <w:ins w:id="69" w:author="Владислав Бахмат" w:date="2026-02-12T14:58:00Z" w16du:dateUtc="2026-02-12T11:58:00Z">
        <w:r w:rsidR="0000102C">
          <w:rPr>
            <w:rFonts w:ascii="Times New Roman" w:hAnsi="Times New Roman"/>
          </w:rPr>
          <w:t xml:space="preserve">на лакокрасочные покрытия </w:t>
        </w:r>
      </w:ins>
      <w:r>
        <w:rPr>
          <w:rFonts w:ascii="Times New Roman" w:hAnsi="Times New Roman"/>
          <w:color w:val="000000"/>
        </w:rPr>
        <w:t>с даты перехода права собственности на Товар</w:t>
      </w:r>
      <w:r>
        <w:rPr>
          <w:rFonts w:ascii="Times New Roman" w:hAnsi="Times New Roman"/>
        </w:rPr>
        <w:t>.</w:t>
      </w:r>
    </w:p>
    <w:p w14:paraId="3C108AA4" w14:textId="77777777" w:rsidR="00094016" w:rsidRDefault="00476754">
      <w:pPr>
        <w:numPr>
          <w:ilvl w:val="0"/>
          <w:numId w:val="1"/>
        </w:num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Особые условия: </w:t>
      </w:r>
    </w:p>
    <w:p w14:paraId="61A382FA" w14:textId="77777777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в товарной накладной (по форме ТОРГ-12) или УПД в графе "Основания передачи" Поставщик обязан указать номер и дату Договора, номер Спецификации, а также, если применимо – "Номер заказа Поставщику". </w:t>
      </w:r>
    </w:p>
    <w:p w14:paraId="58E4A303" w14:textId="77777777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- почта для направления сканов первичных документов (в т.ч. счетов на оплату, УПД, ТОРГ-12, ТТН, ЖДН и т.п.) HMS-A-OZL@areal.ru.</w:t>
      </w:r>
    </w:p>
    <w:p w14:paraId="564E7D09" w14:textId="77777777" w:rsidR="00094016" w:rsidRDefault="00476754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- почта для направления актов сверки HMS-A-OZL@areal.ru.</w:t>
      </w:r>
    </w:p>
    <w:p w14:paraId="1C1F9F09" w14:textId="77777777" w:rsidR="00094016" w:rsidRDefault="00476754">
      <w:pPr>
        <w:numPr>
          <w:ilvl w:val="0"/>
          <w:numId w:val="1"/>
        </w:num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Во всем остальном, что не предусмотрено Спецификацией, Стороны руководствуются условиями Договора.</w:t>
      </w:r>
    </w:p>
    <w:p w14:paraId="0424CACE" w14:textId="77777777" w:rsidR="00094016" w:rsidRDefault="00476754">
      <w:pPr>
        <w:numPr>
          <w:ilvl w:val="0"/>
          <w:numId w:val="1"/>
        </w:num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Спецификация составлена в двух экземплярах, по одному для каждой Стороны.</w:t>
      </w:r>
    </w:p>
    <w:p w14:paraId="1284EC99" w14:textId="77777777" w:rsidR="00094016" w:rsidRDefault="00476754">
      <w:pPr>
        <w:numPr>
          <w:ilvl w:val="0"/>
          <w:numId w:val="1"/>
        </w:num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Спецификация вступает в силу с даты ее подписания Сторонами.</w:t>
      </w:r>
    </w:p>
    <w:p w14:paraId="1075600F" w14:textId="77777777" w:rsidR="00094016" w:rsidRDefault="00094016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759"/>
        <w:gridCol w:w="7752"/>
      </w:tblGrid>
      <w:tr w:rsidR="00094016" w14:paraId="08BFA3D0" w14:textId="77777777">
        <w:tc>
          <w:tcPr>
            <w:tcW w:w="2501" w:type="pct"/>
          </w:tcPr>
          <w:p w14:paraId="01F2D4F4" w14:textId="77777777" w:rsidR="00094016" w:rsidRDefault="00476754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от ПОКУПАТЕЛЯ:</w:t>
            </w:r>
          </w:p>
          <w:p w14:paraId="5BE03C47" w14:textId="053CE51E" w:rsidR="00094016" w:rsidRDefault="0009401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1C146B0E" w14:textId="77777777" w:rsidR="00476754" w:rsidRDefault="00476754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44754D02" w14:textId="77777777" w:rsidR="00094016" w:rsidRDefault="00476754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</w:rPr>
              <w:t>Лапшин Р. А.</w:t>
            </w:r>
          </w:p>
        </w:tc>
        <w:tc>
          <w:tcPr>
            <w:tcW w:w="2499" w:type="pct"/>
          </w:tcPr>
          <w:p w14:paraId="63180EB4" w14:textId="77777777" w:rsidR="00094016" w:rsidRDefault="00476754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от ПОСТАВЩИКА:</w:t>
            </w:r>
          </w:p>
          <w:p w14:paraId="2CF90C73" w14:textId="77777777" w:rsidR="00094016" w:rsidRDefault="0009401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19B9D7FB" w14:textId="77777777" w:rsidR="00476754" w:rsidRDefault="00476754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695F5152" w14:textId="565BC5A3" w:rsidR="00094016" w:rsidRDefault="00476754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_______________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</w:rPr>
              <w:t>Малышев В. Е.</w:t>
            </w:r>
          </w:p>
        </w:tc>
      </w:tr>
    </w:tbl>
    <w:p w14:paraId="3AFC210E" w14:textId="77777777" w:rsidR="00094016" w:rsidRDefault="00094016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980"/>
        </w:tabs>
        <w:spacing w:after="0" w:line="240" w:lineRule="auto"/>
        <w:jc w:val="both"/>
        <w:rPr>
          <w:rFonts w:ascii="Times New Roman" w:hAnsi="Times New Roman"/>
          <w:b/>
        </w:rPr>
      </w:pPr>
    </w:p>
    <w:p w14:paraId="758CDC4A" w14:textId="20B88F6F" w:rsidR="00094016" w:rsidRDefault="00094016">
      <w:pPr>
        <w:jc w:val="left"/>
        <w:rPr>
          <w:ins w:id="70" w:author="Давыдова Жанна Викторовна" w:date="2026-02-10T10:57:00Z"/>
        </w:rPr>
      </w:pPr>
    </w:p>
    <w:p w14:paraId="63635709" w14:textId="77777777" w:rsidR="00476754" w:rsidRDefault="00476754">
      <w:pPr>
        <w:jc w:val="left"/>
      </w:pPr>
    </w:p>
    <w:p w14:paraId="7487D6A7" w14:textId="77777777" w:rsidR="00612836" w:rsidRPr="00FE046D" w:rsidRDefault="00612836">
      <w:pPr>
        <w:spacing w:after="0"/>
        <w:rPr>
          <w:rFonts w:ascii="Times New Roman" w:hAnsi="Times New Roman"/>
          <w:b/>
          <w:bCs/>
        </w:rPr>
        <w:pPrChange w:id="71" w:author="Давыдова Жанна Викторовна" w:date="2026-02-10T10:57:00Z">
          <w:pPr>
            <w:spacing w:after="0"/>
            <w:jc w:val="both"/>
          </w:pPr>
        </w:pPrChange>
      </w:pPr>
      <w:r w:rsidRPr="00FE046D">
        <w:rPr>
          <w:rFonts w:ascii="Times New Roman" w:hAnsi="Times New Roman"/>
          <w:b/>
          <w:bCs/>
        </w:rPr>
        <w:t xml:space="preserve">Приложение №1 </w:t>
      </w:r>
    </w:p>
    <w:p w14:paraId="1A42B2AA" w14:textId="04585009" w:rsidR="00612836" w:rsidRDefault="00612836" w:rsidP="00612836">
      <w:p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к</w:t>
      </w:r>
      <w:r w:rsidRPr="00FE046D">
        <w:rPr>
          <w:rFonts w:ascii="Times New Roman" w:hAnsi="Times New Roman"/>
          <w:b/>
          <w:bCs/>
        </w:rPr>
        <w:t xml:space="preserve"> спецификации №</w:t>
      </w:r>
      <w:r>
        <w:rPr>
          <w:rFonts w:ascii="Times New Roman" w:hAnsi="Times New Roman"/>
          <w:b/>
          <w:bCs/>
        </w:rPr>
        <w:t>3</w:t>
      </w:r>
      <w:r w:rsidRPr="00FE046D">
        <w:rPr>
          <w:rFonts w:ascii="Times New Roman" w:hAnsi="Times New Roman"/>
          <w:b/>
          <w:bCs/>
        </w:rPr>
        <w:t xml:space="preserve"> от "____" февраля 2026 г.</w:t>
      </w:r>
    </w:p>
    <w:p w14:paraId="534DDF6B" w14:textId="77777777" w:rsidR="00612836" w:rsidRDefault="00612836" w:rsidP="00612836">
      <w:pPr>
        <w:tabs>
          <w:tab w:val="left" w:pos="284"/>
          <w:tab w:val="left" w:pos="567"/>
          <w:tab w:val="left" w:pos="709"/>
          <w:tab w:val="left" w:pos="851"/>
        </w:tabs>
        <w:spacing w:after="24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 договору поставки № 2094/24-ВЛ от "01" июля 2024 г.</w:t>
      </w:r>
    </w:p>
    <w:p w14:paraId="50243F88" w14:textId="77777777" w:rsidR="00612836" w:rsidRDefault="00612836" w:rsidP="00612836">
      <w:pPr>
        <w:spacing w:after="0"/>
        <w:rPr>
          <w:rFonts w:ascii="Times New Roman" w:hAnsi="Times New Roman"/>
          <w:b/>
          <w:bCs/>
        </w:rPr>
      </w:pPr>
    </w:p>
    <w:p w14:paraId="19A62AB0" w14:textId="77777777" w:rsidR="00612836" w:rsidRPr="00FE046D" w:rsidRDefault="00612836" w:rsidP="00612836">
      <w:pPr>
        <w:ind w:firstLine="708"/>
        <w:jc w:val="center"/>
        <w:rPr>
          <w:rFonts w:ascii="Times New Roman" w:hAnsi="Times New Roman"/>
          <w:b/>
          <w:szCs w:val="22"/>
        </w:rPr>
      </w:pPr>
      <w:r w:rsidRPr="00FE046D">
        <w:rPr>
          <w:rFonts w:ascii="Times New Roman" w:hAnsi="Times New Roman"/>
          <w:b/>
          <w:szCs w:val="22"/>
        </w:rPr>
        <w:t>Чек-лист состояния контейнеров</w:t>
      </w:r>
    </w:p>
    <w:tbl>
      <w:tblPr>
        <w:tblW w:w="10490" w:type="dxa"/>
        <w:jc w:val="center"/>
        <w:tblLook w:val="04A0" w:firstRow="1" w:lastRow="0" w:firstColumn="1" w:lastColumn="0" w:noHBand="0" w:noVBand="1"/>
      </w:tblPr>
      <w:tblGrid>
        <w:gridCol w:w="458"/>
        <w:gridCol w:w="2798"/>
        <w:gridCol w:w="7234"/>
      </w:tblGrid>
      <w:tr w:rsidR="00612836" w:rsidRPr="00FE046D" w14:paraId="02CA008A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5318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b/>
                <w:bCs/>
                <w:color w:val="000000"/>
                <w:szCs w:val="22"/>
                <w:lang w:eastAsia="en-US"/>
              </w:rPr>
              <w:t>№</w:t>
            </w:r>
          </w:p>
        </w:tc>
        <w:tc>
          <w:tcPr>
            <w:tcW w:w="2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7930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b/>
                <w:bCs/>
                <w:color w:val="000000"/>
                <w:szCs w:val="22"/>
                <w:lang w:eastAsia="en-US"/>
              </w:rPr>
              <w:t>Элемент осмотра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0C7E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b/>
                <w:bCs/>
                <w:color w:val="000000"/>
                <w:szCs w:val="22"/>
                <w:lang w:eastAsia="en-US"/>
              </w:rPr>
              <w:t>Критерии оценки</w:t>
            </w:r>
          </w:p>
        </w:tc>
      </w:tr>
      <w:tr w:rsidR="00612836" w:rsidRPr="00FE046D" w14:paraId="3AE11B85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35B8B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1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B99D2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Номер контейнера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F238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Читается, соответствует документам</w:t>
            </w:r>
          </w:p>
        </w:tc>
      </w:tr>
      <w:tr w:rsidR="00612836" w:rsidRPr="00FE046D" w14:paraId="6E82D8B5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9A9A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2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CE541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Угловые фитинги (8 шт.)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CA41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 xml:space="preserve">Целы, не деформированы, подходят под </w:t>
            </w:r>
            <w:proofErr w:type="spellStart"/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твистлоки</w:t>
            </w:r>
            <w:proofErr w:type="spellEnd"/>
          </w:p>
        </w:tc>
      </w:tr>
      <w:tr w:rsidR="00612836" w:rsidRPr="00FE046D" w14:paraId="71D6680A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8154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3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E4ACE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Каркас и рама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B221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Без трещин, прогибов, деформаций</w:t>
            </w:r>
          </w:p>
        </w:tc>
      </w:tr>
      <w:tr w:rsidR="00612836" w:rsidRPr="00FE046D" w14:paraId="7744D4A9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22F7C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4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47898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Двери (петли, запоры)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3432C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Работают, без заеданий. Плотно закрываются</w:t>
            </w:r>
          </w:p>
        </w:tc>
      </w:tr>
      <w:tr w:rsidR="00612836" w:rsidRPr="00FE046D" w14:paraId="0F6E1444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F43E4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5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5C44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Уплотнители дверей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7FC2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Целые, эластичные, без существенных разрывов, влияющих на герметичность и транспортировку</w:t>
            </w:r>
          </w:p>
        </w:tc>
      </w:tr>
      <w:tr w:rsidR="00612836" w:rsidRPr="00FE046D" w14:paraId="616FED2E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C1F91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6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3AD42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Обшивка стен и крыши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7D90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 xml:space="preserve">Без сквозной коррозии, пробоин, сильных вмятин </w:t>
            </w:r>
          </w:p>
        </w:tc>
      </w:tr>
      <w:tr w:rsidR="00612836" w:rsidRPr="00FE046D" w14:paraId="694AFD05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ADED2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7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E159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Пол контейнера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C02FA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Без проломов, масляных пятен, следов повреждений, пригодный под ж/д и морскую отправку, перевозку</w:t>
            </w:r>
          </w:p>
        </w:tc>
      </w:tr>
      <w:tr w:rsidR="00612836" w:rsidRPr="00FE046D" w14:paraId="132BC463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9E9A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8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66877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Герметичность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27412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Отсутствие света и протечек при закрытых дверях</w:t>
            </w:r>
          </w:p>
        </w:tc>
      </w:tr>
      <w:tr w:rsidR="00612836" w:rsidRPr="00FE046D" w14:paraId="1956F46A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9C862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9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916D8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Вентиляционные решетки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E1BA2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В наличии, обеспечивают вентиляцию</w:t>
            </w:r>
          </w:p>
        </w:tc>
      </w:tr>
      <w:tr w:rsidR="00612836" w:rsidRPr="00FE046D" w14:paraId="52F33573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B42D3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10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7AF5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Внутреннее состояние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CEED4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Без грязи, запаха химикатов, следов предыдущих грузов</w:t>
            </w:r>
          </w:p>
        </w:tc>
      </w:tr>
      <w:tr w:rsidR="00612836" w:rsidRPr="00FE046D" w14:paraId="00F3086A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64F1F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11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64A01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Следы опасных веществ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1D7DD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Отсутствуют (визуально, по запаху, по пятнам)</w:t>
            </w:r>
          </w:p>
        </w:tc>
      </w:tr>
      <w:tr w:rsidR="00612836" w:rsidRPr="00FE046D" w14:paraId="75598C3C" w14:textId="77777777" w:rsidTr="002B3D58">
        <w:trPr>
          <w:trHeight w:val="30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676CB" w14:textId="77777777" w:rsidR="00612836" w:rsidRPr="00FE046D" w:rsidRDefault="00612836" w:rsidP="002B3D58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12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80AA2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Соответствие требованиям</w:t>
            </w:r>
          </w:p>
        </w:tc>
        <w:tc>
          <w:tcPr>
            <w:tcW w:w="7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CD9BA" w14:textId="77777777" w:rsidR="00612836" w:rsidRPr="00FE046D" w:rsidRDefault="00612836" w:rsidP="002B3D58">
            <w:pPr>
              <w:spacing w:after="0" w:line="256" w:lineRule="auto"/>
              <w:jc w:val="left"/>
              <w:rPr>
                <w:rFonts w:ascii="Times New Roman" w:hAnsi="Times New Roman"/>
                <w:color w:val="000000"/>
                <w:szCs w:val="22"/>
                <w:lang w:eastAsia="en-US"/>
              </w:rPr>
            </w:pPr>
            <w:r w:rsidRPr="00FE046D">
              <w:rPr>
                <w:rFonts w:ascii="Times New Roman" w:hAnsi="Times New Roman"/>
                <w:color w:val="000000"/>
                <w:szCs w:val="22"/>
                <w:lang w:eastAsia="en-US"/>
              </w:rPr>
              <w:t>Контейнер годен к использованию</w:t>
            </w:r>
          </w:p>
        </w:tc>
      </w:tr>
    </w:tbl>
    <w:p w14:paraId="5DB143EE" w14:textId="7436A3F4" w:rsidR="00612836" w:rsidRDefault="00612836">
      <w:pPr>
        <w:jc w:val="left"/>
      </w:pPr>
    </w:p>
    <w:p w14:paraId="21BED367" w14:textId="77777777" w:rsidR="00612836" w:rsidRPr="00612836" w:rsidRDefault="00612836" w:rsidP="00612836">
      <w:pPr>
        <w:tabs>
          <w:tab w:val="left" w:pos="438"/>
        </w:tabs>
        <w:jc w:val="left"/>
      </w:pPr>
      <w: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759"/>
        <w:gridCol w:w="7752"/>
      </w:tblGrid>
      <w:tr w:rsidR="00612836" w14:paraId="4F78412C" w14:textId="77777777" w:rsidTr="002B3D58">
        <w:tc>
          <w:tcPr>
            <w:tcW w:w="2501" w:type="pct"/>
          </w:tcPr>
          <w:p w14:paraId="30C0DA14" w14:textId="77777777" w:rsidR="00612836" w:rsidRDefault="00612836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от ПОКУПАТЕЛЯ:</w:t>
            </w:r>
          </w:p>
          <w:p w14:paraId="717B0BED" w14:textId="0A30B6EF" w:rsidR="00612836" w:rsidRDefault="00612836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09E6B63C" w14:textId="77777777" w:rsidR="00476754" w:rsidRDefault="00476754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18857B10" w14:textId="77777777" w:rsidR="00612836" w:rsidRDefault="00612836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</w:rPr>
              <w:t>Лапшин Р. А.</w:t>
            </w:r>
          </w:p>
        </w:tc>
        <w:tc>
          <w:tcPr>
            <w:tcW w:w="2499" w:type="pct"/>
          </w:tcPr>
          <w:p w14:paraId="53CEC0F2" w14:textId="77777777" w:rsidR="00612836" w:rsidRDefault="00612836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от ПОСТАВЩИКА:</w:t>
            </w:r>
          </w:p>
          <w:p w14:paraId="3DCCDD3B" w14:textId="72E9D33E" w:rsidR="00612836" w:rsidRDefault="00612836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0F59DB40" w14:textId="77777777" w:rsidR="00476754" w:rsidRDefault="00476754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774FE7B0" w14:textId="77777777" w:rsidR="00612836" w:rsidRDefault="00612836" w:rsidP="002B3D58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_______________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</w:rPr>
              <w:t>Малышев В. Е.</w:t>
            </w:r>
          </w:p>
        </w:tc>
      </w:tr>
    </w:tbl>
    <w:p w14:paraId="6F3CB2B6" w14:textId="64B2283F" w:rsidR="00612836" w:rsidRPr="00612836" w:rsidRDefault="00612836" w:rsidP="00612836">
      <w:pPr>
        <w:tabs>
          <w:tab w:val="left" w:pos="438"/>
        </w:tabs>
        <w:jc w:val="left"/>
      </w:pPr>
    </w:p>
    <w:sectPr w:rsidR="00612836" w:rsidRPr="00612836">
      <w:footerReference w:type="default" r:id="rId9"/>
      <w:pgSz w:w="16838" w:h="11906" w:orient="landscape"/>
      <w:pgMar w:top="1134" w:right="476" w:bottom="851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E7E2" w14:textId="77777777" w:rsidR="001B3BDD" w:rsidRDefault="001B3BDD" w:rsidP="00860406">
      <w:pPr>
        <w:spacing w:after="0" w:line="240" w:lineRule="auto"/>
      </w:pPr>
      <w:r>
        <w:separator/>
      </w:r>
    </w:p>
  </w:endnote>
  <w:endnote w:type="continuationSeparator" w:id="0">
    <w:p w14:paraId="0973BCD0" w14:textId="77777777" w:rsidR="001B3BDD" w:rsidRDefault="001B3BDD" w:rsidP="0086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Times New Roman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Cambria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9853943"/>
      <w:docPartObj>
        <w:docPartGallery w:val="Page Numbers (Bottom of Page)"/>
        <w:docPartUnique/>
      </w:docPartObj>
    </w:sdtPr>
    <w:sdtContent>
      <w:p w14:paraId="262C74A8" w14:textId="77777777" w:rsidR="00094016" w:rsidRDefault="00476754">
        <w:pPr>
          <w:pStyle w:val="afd"/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14:paraId="128412BF" w14:textId="77777777" w:rsidR="00094016" w:rsidRDefault="00094016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77FBD" w14:textId="77777777" w:rsidR="001B3BDD" w:rsidRDefault="001B3BDD" w:rsidP="00860406">
      <w:pPr>
        <w:spacing w:after="0" w:line="240" w:lineRule="auto"/>
      </w:pPr>
      <w:r>
        <w:separator/>
      </w:r>
    </w:p>
  </w:footnote>
  <w:footnote w:type="continuationSeparator" w:id="0">
    <w:p w14:paraId="53F173F2" w14:textId="77777777" w:rsidR="001B3BDD" w:rsidRDefault="001B3BDD" w:rsidP="0086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73B"/>
    <w:multiLevelType w:val="multilevel"/>
    <w:tmpl w:val="570860D0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1" w15:restartNumberingAfterBreak="0">
    <w:nsid w:val="0EFE4C0C"/>
    <w:multiLevelType w:val="multilevel"/>
    <w:tmpl w:val="A9581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70434"/>
    <w:multiLevelType w:val="multilevel"/>
    <w:tmpl w:val="233648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204FFE"/>
    <w:multiLevelType w:val="multilevel"/>
    <w:tmpl w:val="80EEC386"/>
    <w:lvl w:ilvl="0">
      <w:numFmt w:val="bullet"/>
      <w:lvlText w:val="-"/>
      <w:lvlJc w:val="left"/>
      <w:pPr>
        <w:tabs>
          <w:tab w:val="num" w:pos="0"/>
        </w:tabs>
        <w:ind w:left="201" w:hanging="120"/>
      </w:pPr>
      <w:rPr>
        <w:rFonts w:ascii="OpenSymbol" w:hAnsi="OpenSymbol"/>
        <w:lang w:val="ru-RU"/>
      </w:rPr>
    </w:lvl>
    <w:lvl w:ilvl="1">
      <w:numFmt w:val="bullet"/>
      <w:lvlText w:val=""/>
      <w:lvlJc w:val="left"/>
      <w:pPr>
        <w:tabs>
          <w:tab w:val="num" w:pos="0"/>
        </w:tabs>
        <w:ind w:left="1228" w:hanging="120"/>
      </w:pPr>
      <w:rPr>
        <w:rFonts w:ascii="Symbol" w:hAnsi="Symbol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257" w:hanging="120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285" w:hanging="120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314" w:hanging="120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343" w:hanging="120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371" w:hanging="120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00" w:hanging="120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29" w:hanging="120"/>
      </w:pPr>
      <w:rPr>
        <w:rFonts w:ascii="Symbol" w:hAnsi="Symbol"/>
        <w:lang w:val="ru-RU"/>
      </w:rPr>
    </w:lvl>
  </w:abstractNum>
  <w:abstractNum w:abstractNumId="4" w15:restartNumberingAfterBreak="0">
    <w:nsid w:val="1C2F67F1"/>
    <w:multiLevelType w:val="hybridMultilevel"/>
    <w:tmpl w:val="6A50F26A"/>
    <w:lvl w:ilvl="0" w:tplc="8684D97C">
      <w:start w:val="1"/>
      <w:numFmt w:val="decimal"/>
      <w:lvlText w:val="3.%1."/>
      <w:lvlJc w:val="left"/>
      <w:pPr>
        <w:ind w:left="505" w:hanging="363"/>
      </w:pPr>
    </w:lvl>
    <w:lvl w:ilvl="1" w:tplc="00E22938">
      <w:start w:val="1"/>
      <w:numFmt w:val="lowerLetter"/>
      <w:lvlText w:val="%2."/>
      <w:lvlJc w:val="left"/>
      <w:pPr>
        <w:ind w:left="1440" w:hanging="360"/>
      </w:pPr>
    </w:lvl>
    <w:lvl w:ilvl="2" w:tplc="CB8407CA">
      <w:start w:val="1"/>
      <w:numFmt w:val="lowerRoman"/>
      <w:lvlText w:val="%3."/>
      <w:lvlJc w:val="right"/>
      <w:pPr>
        <w:ind w:left="2160" w:hanging="180"/>
      </w:pPr>
    </w:lvl>
    <w:lvl w:ilvl="3" w:tplc="33605CEC">
      <w:start w:val="1"/>
      <w:numFmt w:val="decimal"/>
      <w:lvlText w:val="%4."/>
      <w:lvlJc w:val="left"/>
      <w:pPr>
        <w:ind w:left="2880" w:hanging="360"/>
      </w:pPr>
    </w:lvl>
    <w:lvl w:ilvl="4" w:tplc="29DC20AE">
      <w:start w:val="1"/>
      <w:numFmt w:val="lowerLetter"/>
      <w:lvlText w:val="%5."/>
      <w:lvlJc w:val="left"/>
      <w:pPr>
        <w:ind w:left="3600" w:hanging="360"/>
      </w:pPr>
    </w:lvl>
    <w:lvl w:ilvl="5" w:tplc="26D2C472">
      <w:start w:val="1"/>
      <w:numFmt w:val="lowerRoman"/>
      <w:lvlText w:val="%6."/>
      <w:lvlJc w:val="right"/>
      <w:pPr>
        <w:ind w:left="4320" w:hanging="180"/>
      </w:pPr>
    </w:lvl>
    <w:lvl w:ilvl="6" w:tplc="FAB226D8">
      <w:start w:val="1"/>
      <w:numFmt w:val="decimal"/>
      <w:lvlText w:val="%7."/>
      <w:lvlJc w:val="left"/>
      <w:pPr>
        <w:ind w:left="5040" w:hanging="360"/>
      </w:pPr>
    </w:lvl>
    <w:lvl w:ilvl="7" w:tplc="818435D6">
      <w:start w:val="1"/>
      <w:numFmt w:val="lowerLetter"/>
      <w:lvlText w:val="%8."/>
      <w:lvlJc w:val="left"/>
      <w:pPr>
        <w:ind w:left="5760" w:hanging="360"/>
      </w:pPr>
    </w:lvl>
    <w:lvl w:ilvl="8" w:tplc="BAF495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D1C45"/>
    <w:multiLevelType w:val="multilevel"/>
    <w:tmpl w:val="9342F6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6" w15:restartNumberingAfterBreak="0">
    <w:nsid w:val="27040E3C"/>
    <w:multiLevelType w:val="multilevel"/>
    <w:tmpl w:val="942034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7" w15:restartNumberingAfterBreak="0">
    <w:nsid w:val="320078B3"/>
    <w:multiLevelType w:val="multilevel"/>
    <w:tmpl w:val="BF3AC700"/>
    <w:name w:val="l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8" w15:restartNumberingAfterBreak="0">
    <w:nsid w:val="323903AC"/>
    <w:multiLevelType w:val="multilevel"/>
    <w:tmpl w:val="060C76F6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9" w15:restartNumberingAfterBreak="0">
    <w:nsid w:val="33406381"/>
    <w:multiLevelType w:val="multilevel"/>
    <w:tmpl w:val="228847F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0" w15:restartNumberingAfterBreak="0">
    <w:nsid w:val="33CA13E8"/>
    <w:multiLevelType w:val="multilevel"/>
    <w:tmpl w:val="682E440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1" w15:restartNumberingAfterBreak="0">
    <w:nsid w:val="33CE3393"/>
    <w:multiLevelType w:val="multilevel"/>
    <w:tmpl w:val="54EEADA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5FF4215"/>
    <w:multiLevelType w:val="multilevel"/>
    <w:tmpl w:val="D26065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63970B1"/>
    <w:multiLevelType w:val="multilevel"/>
    <w:tmpl w:val="EBC0B08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ascii="Times New Roman" w:hAnsi="Times New Roman"/>
        <w:sz w:val="22"/>
      </w:rPr>
    </w:lvl>
    <w:lvl w:ilvl="1"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DFF2959"/>
    <w:multiLevelType w:val="multilevel"/>
    <w:tmpl w:val="4C081EB8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84" w:hanging="36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68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92" w:hanging="720"/>
      </w:pPr>
      <w:rPr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976" w:hanging="1080"/>
      </w:pPr>
      <w:rPr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200" w:hanging="1080"/>
      </w:pPr>
      <w:rPr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784" w:hanging="1440"/>
      </w:pPr>
      <w:rPr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008" w:hanging="1440"/>
      </w:pPr>
      <w:rPr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592" w:hanging="1800"/>
      </w:pPr>
      <w:rPr>
        <w:color w:val="auto"/>
      </w:rPr>
    </w:lvl>
  </w:abstractNum>
  <w:abstractNum w:abstractNumId="15" w15:restartNumberingAfterBreak="0">
    <w:nsid w:val="40B05B8F"/>
    <w:multiLevelType w:val="multilevel"/>
    <w:tmpl w:val="D81EA4C0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23F1AE4"/>
    <w:multiLevelType w:val="multilevel"/>
    <w:tmpl w:val="E9E22516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48774539"/>
    <w:multiLevelType w:val="multilevel"/>
    <w:tmpl w:val="31B08E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1735C3D"/>
    <w:multiLevelType w:val="multilevel"/>
    <w:tmpl w:val="EF6EF1D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5D46067A"/>
    <w:multiLevelType w:val="multilevel"/>
    <w:tmpl w:val="65689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CE5DCB"/>
    <w:multiLevelType w:val="multilevel"/>
    <w:tmpl w:val="A89E4C34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1" w15:restartNumberingAfterBreak="0">
    <w:nsid w:val="62AE6946"/>
    <w:multiLevelType w:val="hybridMultilevel"/>
    <w:tmpl w:val="F790F50E"/>
    <w:lvl w:ilvl="0" w:tplc="C43A9084">
      <w:start w:val="1"/>
      <w:numFmt w:val="decimal"/>
      <w:lvlText w:val="3.%1."/>
      <w:lvlJc w:val="left"/>
      <w:pPr>
        <w:ind w:left="505" w:hanging="363"/>
      </w:pPr>
    </w:lvl>
    <w:lvl w:ilvl="1" w:tplc="AF18AD04">
      <w:start w:val="1"/>
      <w:numFmt w:val="lowerLetter"/>
      <w:lvlText w:val="%2."/>
      <w:lvlJc w:val="left"/>
      <w:pPr>
        <w:ind w:left="1440" w:hanging="360"/>
      </w:pPr>
    </w:lvl>
    <w:lvl w:ilvl="2" w:tplc="F2146C62">
      <w:start w:val="1"/>
      <w:numFmt w:val="lowerRoman"/>
      <w:lvlText w:val="%3."/>
      <w:lvlJc w:val="right"/>
      <w:pPr>
        <w:ind w:left="2160" w:hanging="180"/>
      </w:pPr>
    </w:lvl>
    <w:lvl w:ilvl="3" w:tplc="67C680D0">
      <w:start w:val="1"/>
      <w:numFmt w:val="decimal"/>
      <w:lvlText w:val="%4."/>
      <w:lvlJc w:val="left"/>
      <w:pPr>
        <w:ind w:left="2880" w:hanging="360"/>
      </w:pPr>
    </w:lvl>
    <w:lvl w:ilvl="4" w:tplc="2E12CE5C">
      <w:start w:val="1"/>
      <w:numFmt w:val="lowerLetter"/>
      <w:lvlText w:val="%5."/>
      <w:lvlJc w:val="left"/>
      <w:pPr>
        <w:ind w:left="3600" w:hanging="360"/>
      </w:pPr>
    </w:lvl>
    <w:lvl w:ilvl="5" w:tplc="26783C1C">
      <w:start w:val="1"/>
      <w:numFmt w:val="lowerRoman"/>
      <w:lvlText w:val="%6."/>
      <w:lvlJc w:val="right"/>
      <w:pPr>
        <w:ind w:left="4320" w:hanging="180"/>
      </w:pPr>
    </w:lvl>
    <w:lvl w:ilvl="6" w:tplc="6B38E34E">
      <w:start w:val="1"/>
      <w:numFmt w:val="decimal"/>
      <w:lvlText w:val="%7."/>
      <w:lvlJc w:val="left"/>
      <w:pPr>
        <w:ind w:left="5040" w:hanging="360"/>
      </w:pPr>
    </w:lvl>
    <w:lvl w:ilvl="7" w:tplc="D4D47736">
      <w:start w:val="1"/>
      <w:numFmt w:val="lowerLetter"/>
      <w:lvlText w:val="%8."/>
      <w:lvlJc w:val="left"/>
      <w:pPr>
        <w:ind w:left="5760" w:hanging="360"/>
      </w:pPr>
    </w:lvl>
    <w:lvl w:ilvl="8" w:tplc="E8B273E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B142B"/>
    <w:multiLevelType w:val="multilevel"/>
    <w:tmpl w:val="06A68016"/>
    <w:lvl w:ilvl="0">
      <w:start w:val="1"/>
      <w:numFmt w:val="decimal"/>
      <w:lvlText w:val="%1."/>
      <w:lvlJc w:val="left"/>
      <w:pPr>
        <w:tabs>
          <w:tab w:val="num" w:pos="0"/>
        </w:tabs>
        <w:ind w:left="201" w:hanging="372"/>
      </w:pPr>
      <w:rPr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06" w:hanging="497"/>
      </w:pPr>
      <w:rPr>
        <w:rFonts w:ascii="Times New Roman" w:hAnsi="Times New Roman"/>
        <w:sz w:val="22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409" w:hanging="497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419" w:hanging="497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428" w:hanging="497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438" w:hanging="497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448" w:hanging="497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57" w:hanging="497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67" w:hanging="497"/>
      </w:pPr>
      <w:rPr>
        <w:rFonts w:ascii="Symbol" w:hAnsi="Symbol"/>
        <w:lang w:val="ru-RU"/>
      </w:rPr>
    </w:lvl>
  </w:abstractNum>
  <w:abstractNum w:abstractNumId="23" w15:restartNumberingAfterBreak="0">
    <w:nsid w:val="73317AEC"/>
    <w:multiLevelType w:val="multilevel"/>
    <w:tmpl w:val="498A8FC6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83533460">
    <w:abstractNumId w:val="15"/>
  </w:num>
  <w:num w:numId="2" w16cid:durableId="1712997027">
    <w:abstractNumId w:val="14"/>
  </w:num>
  <w:num w:numId="3" w16cid:durableId="1725134568">
    <w:abstractNumId w:val="8"/>
  </w:num>
  <w:num w:numId="4" w16cid:durableId="573929343">
    <w:abstractNumId w:val="0"/>
  </w:num>
  <w:num w:numId="5" w16cid:durableId="165286174">
    <w:abstractNumId w:val="11"/>
  </w:num>
  <w:num w:numId="6" w16cid:durableId="1497501296">
    <w:abstractNumId w:val="18"/>
  </w:num>
  <w:num w:numId="7" w16cid:durableId="1613048122">
    <w:abstractNumId w:val="3"/>
  </w:num>
  <w:num w:numId="8" w16cid:durableId="1555580852">
    <w:abstractNumId w:val="22"/>
  </w:num>
  <w:num w:numId="9" w16cid:durableId="248006366">
    <w:abstractNumId w:val="6"/>
  </w:num>
  <w:num w:numId="10" w16cid:durableId="63573775">
    <w:abstractNumId w:val="12"/>
  </w:num>
  <w:num w:numId="11" w16cid:durableId="2053309397">
    <w:abstractNumId w:val="13"/>
  </w:num>
  <w:num w:numId="12" w16cid:durableId="147987641">
    <w:abstractNumId w:val="5"/>
  </w:num>
  <w:num w:numId="13" w16cid:durableId="1780641338">
    <w:abstractNumId w:val="17"/>
  </w:num>
  <w:num w:numId="14" w16cid:durableId="1184442108">
    <w:abstractNumId w:val="1"/>
  </w:num>
  <w:num w:numId="15" w16cid:durableId="1699428082">
    <w:abstractNumId w:val="7"/>
  </w:num>
  <w:num w:numId="16" w16cid:durableId="1139760123">
    <w:abstractNumId w:val="10"/>
  </w:num>
  <w:num w:numId="17" w16cid:durableId="1349600833">
    <w:abstractNumId w:val="9"/>
    <w:lvlOverride w:ilvl="0"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720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144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800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252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880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360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3960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4680" w:hanging="1800"/>
        </w:pPr>
      </w:lvl>
    </w:lvlOverride>
  </w:num>
  <w:num w:numId="18" w16cid:durableId="1277712252">
    <w:abstractNumId w:val="2"/>
    <w:lvlOverride w:ilvl="0">
      <w:lvl w:ilvl="0">
        <w:start w:val="1"/>
        <w:numFmt w:val="decimal"/>
        <w:lvlText w:val="%1."/>
        <w:lvlJc w:val="left"/>
        <w:pPr>
          <w:ind w:left="72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0"/>
          </w:tabs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0"/>
          </w:tabs>
          <w:ind w:left="6480" w:hanging="180"/>
        </w:pPr>
      </w:lvl>
    </w:lvlOverride>
  </w:num>
  <w:num w:numId="19" w16cid:durableId="2113015087">
    <w:abstractNumId w:val="21"/>
  </w:num>
  <w:num w:numId="20" w16cid:durableId="2044555875">
    <w:abstractNumId w:val="4"/>
    <w:lvlOverride w:ilvl="0">
      <w:lvl w:ilvl="0" w:tplc="8684D97C">
        <w:start w:val="1"/>
        <w:numFmt w:val="decimal"/>
        <w:lvlText w:val="3.%1."/>
        <w:lvlJc w:val="left"/>
        <w:pPr>
          <w:ind w:left="505" w:hanging="363"/>
        </w:pPr>
      </w:lvl>
    </w:lvlOverride>
    <w:lvlOverride w:ilvl="1">
      <w:lvl w:ilvl="1" w:tplc="00E22938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CB8407CA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33605CEC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29DC20AE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6D2C472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AB226D8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818435D6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BAF495BA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 w16cid:durableId="623922937">
    <w:abstractNumId w:val="23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2" w16cid:durableId="785655225">
    <w:abstractNumId w:val="16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3" w16cid:durableId="220293411">
    <w:abstractNumId w:val="20"/>
    <w:lvlOverride w:ilvl="0">
      <w:lvl w:ilvl="0">
        <w:start w:val="8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4265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853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2435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1670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0605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2487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28775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-32496" w:hanging="1800"/>
        </w:pPr>
      </w:lvl>
    </w:lvlOverride>
  </w:num>
  <w:num w:numId="24" w16cid:durableId="31018504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Давыдова Жанна Викторовна">
    <w15:presenceInfo w15:providerId="AD" w15:userId="S-1-5-21-3740179450-2377190738-906967115-77821"/>
  </w15:person>
  <w15:person w15:author="Владислав Бахмат">
    <w15:presenceInfo w15:providerId="Windows Live" w15:userId="6ac74a1928f9bb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ocumentProtection w:edit="trackedChanges" w:enforcement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4FB"/>
    <w:rsid w:val="0000102C"/>
    <w:rsid w:val="00006AD4"/>
    <w:rsid w:val="00060C2F"/>
    <w:rsid w:val="000703AA"/>
    <w:rsid w:val="000839FB"/>
    <w:rsid w:val="00094016"/>
    <w:rsid w:val="000B32AA"/>
    <w:rsid w:val="00140260"/>
    <w:rsid w:val="00140C44"/>
    <w:rsid w:val="001728F5"/>
    <w:rsid w:val="00187D69"/>
    <w:rsid w:val="001A79A3"/>
    <w:rsid w:val="001B3BDD"/>
    <w:rsid w:val="001C05C3"/>
    <w:rsid w:val="001E1038"/>
    <w:rsid w:val="001E4A96"/>
    <w:rsid w:val="00202737"/>
    <w:rsid w:val="00243369"/>
    <w:rsid w:val="002677C4"/>
    <w:rsid w:val="003868CF"/>
    <w:rsid w:val="003B422E"/>
    <w:rsid w:val="00414219"/>
    <w:rsid w:val="00457A75"/>
    <w:rsid w:val="004674F1"/>
    <w:rsid w:val="00476754"/>
    <w:rsid w:val="004824FB"/>
    <w:rsid w:val="004A1919"/>
    <w:rsid w:val="004C0E72"/>
    <w:rsid w:val="004C4BD9"/>
    <w:rsid w:val="004E2FD6"/>
    <w:rsid w:val="00501941"/>
    <w:rsid w:val="0051490C"/>
    <w:rsid w:val="00515967"/>
    <w:rsid w:val="005522DD"/>
    <w:rsid w:val="005E7640"/>
    <w:rsid w:val="00612836"/>
    <w:rsid w:val="00636158"/>
    <w:rsid w:val="006470C8"/>
    <w:rsid w:val="006561B7"/>
    <w:rsid w:val="006D0617"/>
    <w:rsid w:val="006E0422"/>
    <w:rsid w:val="00706FDC"/>
    <w:rsid w:val="007133A9"/>
    <w:rsid w:val="0072637D"/>
    <w:rsid w:val="007373B3"/>
    <w:rsid w:val="00762612"/>
    <w:rsid w:val="00786603"/>
    <w:rsid w:val="007901EB"/>
    <w:rsid w:val="007B5685"/>
    <w:rsid w:val="007E07CF"/>
    <w:rsid w:val="00817EF2"/>
    <w:rsid w:val="00826838"/>
    <w:rsid w:val="00860406"/>
    <w:rsid w:val="00866B41"/>
    <w:rsid w:val="00870646"/>
    <w:rsid w:val="008B1EB9"/>
    <w:rsid w:val="00996F05"/>
    <w:rsid w:val="009D25D5"/>
    <w:rsid w:val="009E3E33"/>
    <w:rsid w:val="00A21B90"/>
    <w:rsid w:val="00A52EB4"/>
    <w:rsid w:val="00AA21AB"/>
    <w:rsid w:val="00AA259B"/>
    <w:rsid w:val="00AE0A67"/>
    <w:rsid w:val="00B01422"/>
    <w:rsid w:val="00B20590"/>
    <w:rsid w:val="00B26098"/>
    <w:rsid w:val="00B75C5F"/>
    <w:rsid w:val="00BB69DA"/>
    <w:rsid w:val="00C33EE1"/>
    <w:rsid w:val="00CA3ACC"/>
    <w:rsid w:val="00CA6827"/>
    <w:rsid w:val="00CB207B"/>
    <w:rsid w:val="00CD6BFE"/>
    <w:rsid w:val="00CF1E4E"/>
    <w:rsid w:val="00D32AC7"/>
    <w:rsid w:val="00D904BF"/>
    <w:rsid w:val="00DA1318"/>
    <w:rsid w:val="00E42271"/>
    <w:rsid w:val="00F60D73"/>
    <w:rsid w:val="00F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89E0"/>
  <w15:docId w15:val="{893A4537-7E01-4349-B57F-53B47941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160" w:line="259" w:lineRule="auto"/>
      <w:jc w:val="right"/>
    </w:pPr>
  </w:style>
  <w:style w:type="paragraph" w:styleId="1">
    <w:name w:val="heading 1"/>
    <w:basedOn w:val="a"/>
    <w:next w:val="a"/>
    <w:link w:val="10"/>
    <w:uiPriority w:val="9"/>
    <w:pPr>
      <w:keepNext/>
      <w:numPr>
        <w:numId w:val="5"/>
      </w:numPr>
      <w:pBdr>
        <w:bottom w:val="single" w:sz="12" w:space="1" w:color="000000"/>
      </w:pBdr>
      <w:spacing w:after="0" w:line="240" w:lineRule="auto"/>
      <w:outlineLvl w:val="0"/>
    </w:pPr>
    <w:rPr>
      <w:rFonts w:ascii="Times New Roman" w:hAnsi="Times New Roman"/>
      <w:b/>
      <w:sz w:val="26"/>
    </w:rPr>
  </w:style>
  <w:style w:type="paragraph" w:styleId="2">
    <w:name w:val="heading 2"/>
    <w:basedOn w:val="a"/>
    <w:next w:val="a"/>
    <w:link w:val="20"/>
    <w:uiPriority w:val="9"/>
    <w:semiHidden/>
    <w:pPr>
      <w:keepNext/>
      <w:numPr>
        <w:ilvl w:val="1"/>
        <w:numId w:val="5"/>
      </w:numPr>
      <w:spacing w:after="0" w:line="240" w:lineRule="atLeast"/>
      <w:ind w:left="360"/>
      <w:jc w:val="both"/>
      <w:outlineLvl w:val="1"/>
    </w:pPr>
    <w:rPr>
      <w:rFonts w:ascii="Times New Roman" w:hAnsi="Times New Roman"/>
      <w:b/>
      <w:sz w:val="26"/>
    </w:rPr>
  </w:style>
  <w:style w:type="paragraph" w:styleId="3">
    <w:name w:val="heading 3"/>
    <w:basedOn w:val="a"/>
    <w:next w:val="a"/>
    <w:link w:val="30"/>
    <w:uiPriority w:val="9"/>
    <w:semiHidden/>
    <w:pPr>
      <w:keepNext/>
      <w:numPr>
        <w:ilvl w:val="2"/>
        <w:numId w:val="5"/>
      </w:numPr>
      <w:spacing w:after="0" w:line="240" w:lineRule="atLeast"/>
      <w:ind w:left="836"/>
      <w:jc w:val="both"/>
      <w:outlineLvl w:val="2"/>
    </w:pPr>
    <w:rPr>
      <w:rFonts w:ascii="Times New Roman" w:hAnsi="Times New Roman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/>
      <w:b/>
      <w:sz w:val="26"/>
    </w:rPr>
  </w:style>
  <w:style w:type="paragraph" w:customStyle="1" w:styleId="11">
    <w:name w:val="Основной текст1"/>
    <w:basedOn w:val="a"/>
    <w:link w:val="a3"/>
    <w:pPr>
      <w:shd w:val="clear" w:color="auto" w:fill="FFFFFF"/>
      <w:spacing w:after="780" w:line="0" w:lineRule="atLeast"/>
      <w:ind w:hanging="440"/>
    </w:pPr>
    <w:rPr>
      <w:sz w:val="18"/>
    </w:rPr>
  </w:style>
  <w:style w:type="character" w:customStyle="1" w:styleId="12">
    <w:name w:val="Основной текст Знак1"/>
    <w:basedOn w:val="a0"/>
    <w:semiHidden/>
  </w:style>
  <w:style w:type="paragraph" w:styleId="13">
    <w:name w:val="index 1"/>
    <w:basedOn w:val="a"/>
    <w:next w:val="a"/>
    <w:uiPriority w:val="99"/>
    <w:semiHidden/>
    <w:pPr>
      <w:spacing w:after="0" w:line="240" w:lineRule="auto"/>
      <w:ind w:left="220" w:hanging="220"/>
      <w:jc w:val="left"/>
    </w:pPr>
  </w:style>
  <w:style w:type="character" w:customStyle="1" w:styleId="14">
    <w:name w:val="Текст сноски Знак1"/>
    <w:basedOn w:val="a0"/>
    <w:uiPriority w:val="99"/>
    <w:semiHidden/>
    <w:rPr>
      <w:sz w:val="20"/>
    </w:rPr>
  </w:style>
  <w:style w:type="character" w:customStyle="1" w:styleId="15">
    <w:name w:val="Текст выноски Знак1"/>
    <w:basedOn w:val="a0"/>
    <w:uiPriority w:val="99"/>
    <w:semiHidden/>
    <w:rPr>
      <w:rFonts w:ascii="Segoe UI" w:hAnsi="Segoe UI"/>
      <w:sz w:val="18"/>
    </w:rPr>
  </w:style>
  <w:style w:type="character" w:customStyle="1" w:styleId="16">
    <w:name w:val="Текст примечания Знак1"/>
    <w:basedOn w:val="a0"/>
    <w:uiPriority w:val="99"/>
    <w:semiHidden/>
    <w:rPr>
      <w:sz w:val="20"/>
    </w:rPr>
  </w:style>
  <w:style w:type="character" w:customStyle="1" w:styleId="17">
    <w:name w:val="Тема примечания Знак1"/>
    <w:basedOn w:val="16"/>
    <w:uiPriority w:val="99"/>
    <w:semiHidden/>
    <w:rPr>
      <w:b/>
      <w:sz w:val="2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/>
      <w:b/>
      <w:sz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/>
      <w:b/>
      <w:sz w:val="26"/>
    </w:rPr>
  </w:style>
  <w:style w:type="character" w:customStyle="1" w:styleId="a4">
    <w:name w:val="Текст сноски Знак"/>
    <w:basedOn w:val="a0"/>
    <w:link w:val="a5"/>
    <w:uiPriority w:val="99"/>
    <w:semiHidden/>
    <w:rPr>
      <w:rFonts w:ascii="Times New Roman" w:hAnsi="Times New Roman"/>
      <w:sz w:val="20"/>
    </w:rPr>
  </w:style>
  <w:style w:type="character" w:customStyle="1" w:styleId="a6">
    <w:name w:val="Символ сноски"/>
    <w:basedOn w:val="a0"/>
    <w:uiPriority w:val="99"/>
    <w:semiHidden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Текст выноски Знак"/>
    <w:basedOn w:val="a0"/>
    <w:link w:val="a9"/>
    <w:uiPriority w:val="99"/>
    <w:semiHidden/>
    <w:rPr>
      <w:rFonts w:ascii="Segoe UI" w:hAnsi="Segoe UI"/>
      <w:sz w:val="18"/>
    </w:r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annotation reference"/>
    <w:basedOn w:val="a0"/>
    <w:uiPriority w:val="99"/>
    <w:semiHidden/>
    <w:rPr>
      <w:sz w:val="16"/>
    </w:rPr>
  </w:style>
  <w:style w:type="character" w:customStyle="1" w:styleId="ac">
    <w:name w:val="Текст примечания Знак"/>
    <w:basedOn w:val="a0"/>
    <w:link w:val="ad"/>
    <w:uiPriority w:val="99"/>
    <w:semiHidden/>
    <w:rPr>
      <w:sz w:val="20"/>
    </w:rPr>
  </w:style>
  <w:style w:type="character" w:customStyle="1" w:styleId="ae">
    <w:name w:val="Тема примечания Знак"/>
    <w:basedOn w:val="ac"/>
    <w:link w:val="af"/>
    <w:uiPriority w:val="99"/>
    <w:semiHidden/>
    <w:rPr>
      <w:b/>
      <w:sz w:val="20"/>
    </w:rPr>
  </w:style>
  <w:style w:type="character" w:customStyle="1" w:styleId="af0">
    <w:name w:val="Основной текст Знак"/>
    <w:basedOn w:val="a0"/>
    <w:link w:val="af1"/>
    <w:rPr>
      <w:rFonts w:ascii="Times New Roman" w:hAnsi="Times New Roman"/>
      <w:sz w:val="24"/>
      <w:lang w:val="en-US"/>
    </w:rPr>
  </w:style>
  <w:style w:type="character" w:customStyle="1" w:styleId="af2">
    <w:name w:val="Абзац списка Знак"/>
    <w:link w:val="af3"/>
    <w:uiPriority w:val="34"/>
  </w:style>
  <w:style w:type="character" w:customStyle="1" w:styleId="a3">
    <w:name w:val="Основной текст_"/>
    <w:basedOn w:val="a0"/>
    <w:link w:val="11"/>
    <w:rPr>
      <w:sz w:val="18"/>
      <w:shd w:val="clear" w:color="auto" w:fill="FFFFFF"/>
    </w:rPr>
  </w:style>
  <w:style w:type="paragraph" w:styleId="af4">
    <w:name w:val="Title"/>
    <w:basedOn w:val="a"/>
    <w:next w:val="af1"/>
    <w:link w:val="af5"/>
    <w:uiPriority w:val="10"/>
    <w:pPr>
      <w:keepNext/>
      <w:spacing w:before="240" w:after="120"/>
    </w:pPr>
    <w:rPr>
      <w:rFonts w:ascii="Liberation Sans" w:hAnsi="Liberation Sans"/>
      <w:sz w:val="28"/>
    </w:rPr>
  </w:style>
  <w:style w:type="paragraph" w:styleId="af1">
    <w:name w:val="Body Text"/>
    <w:basedOn w:val="a"/>
    <w:link w:val="af0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  <w:style w:type="paragraph" w:styleId="af6">
    <w:name w:val="List"/>
    <w:basedOn w:val="af1"/>
  </w:style>
  <w:style w:type="paragraph" w:styleId="af7">
    <w:name w:val="caption"/>
    <w:basedOn w:val="a"/>
    <w:pPr>
      <w:spacing w:before="120" w:after="120"/>
    </w:pPr>
    <w:rPr>
      <w:i/>
      <w:sz w:val="24"/>
    </w:rPr>
  </w:style>
  <w:style w:type="paragraph" w:styleId="af8">
    <w:name w:val="index heading"/>
    <w:basedOn w:val="a"/>
  </w:style>
  <w:style w:type="paragraph" w:styleId="a5">
    <w:name w:val="footnote text"/>
    <w:basedOn w:val="a"/>
    <w:link w:val="a4"/>
    <w:uiPriority w:val="99"/>
    <w:semiHidden/>
    <w:pPr>
      <w:spacing w:after="0" w:line="240" w:lineRule="auto"/>
    </w:pPr>
    <w:rPr>
      <w:rFonts w:ascii="Times New Roman" w:hAnsi="Times New Roman"/>
      <w:sz w:val="20"/>
    </w:rPr>
  </w:style>
  <w:style w:type="paragraph" w:styleId="af3">
    <w:name w:val="List Paragraph"/>
    <w:basedOn w:val="a"/>
    <w:link w:val="af2"/>
    <w:uiPriority w:val="34"/>
    <w:pPr>
      <w:ind w:left="720"/>
      <w:contextualSpacing/>
    </w:pPr>
  </w:style>
  <w:style w:type="paragraph" w:styleId="a9">
    <w:name w:val="Balloon Text"/>
    <w:basedOn w:val="a"/>
    <w:link w:val="a8"/>
    <w:uiPriority w:val="99"/>
    <w:semiHidden/>
    <w:pPr>
      <w:spacing w:after="0" w:line="240" w:lineRule="auto"/>
    </w:pPr>
    <w:rPr>
      <w:rFonts w:ascii="Segoe UI" w:hAnsi="Segoe UI"/>
      <w:sz w:val="18"/>
    </w:rPr>
  </w:style>
  <w:style w:type="paragraph" w:styleId="af9">
    <w:name w:val="Normal (Web)"/>
    <w:basedOn w:val="a"/>
    <w:uiPriority w:val="99"/>
    <w:pPr>
      <w:spacing w:before="280" w:after="119" w:line="240" w:lineRule="auto"/>
    </w:pPr>
    <w:rPr>
      <w:rFonts w:ascii="Times New Roman" w:hAnsi="Times New Roman"/>
      <w:sz w:val="24"/>
    </w:rPr>
  </w:style>
  <w:style w:type="paragraph" w:styleId="afa">
    <w:name w:val="Revision"/>
    <w:uiPriority w:val="99"/>
    <w:semiHidden/>
  </w:style>
  <w:style w:type="paragraph" w:styleId="ad">
    <w:name w:val="annotation text"/>
    <w:basedOn w:val="a"/>
    <w:link w:val="ac"/>
    <w:uiPriority w:val="99"/>
    <w:semiHidden/>
    <w:pPr>
      <w:spacing w:line="240" w:lineRule="auto"/>
    </w:pPr>
    <w:rPr>
      <w:sz w:val="20"/>
    </w:rPr>
  </w:style>
  <w:style w:type="paragraph" w:styleId="af">
    <w:name w:val="annotation subject"/>
    <w:basedOn w:val="ad"/>
    <w:next w:val="ad"/>
    <w:link w:val="ae"/>
    <w:uiPriority w:val="99"/>
    <w:semiHidden/>
    <w:rPr>
      <w:b/>
    </w:rPr>
  </w:style>
  <w:style w:type="paragraph" w:customStyle="1" w:styleId="BulletListFooterTextnumbered">
    <w:name w:val="Абзац списка Знак;Bullet List Знак;FooterText Знак;numbered Знак"/>
    <w:uiPriority w:val="34"/>
    <w:pPr>
      <w:spacing w:after="160" w:line="259" w:lineRule="auto"/>
    </w:pPr>
  </w:style>
  <w:style w:type="paragraph" w:customStyle="1" w:styleId="BulletListFooterTextnumbered0">
    <w:name w:val="Абзац списка;Bullet List;FooterText;numbered"/>
    <w:uiPriority w:val="34"/>
    <w:pPr>
      <w:spacing w:after="160" w:line="256" w:lineRule="auto"/>
      <w:ind w:left="720"/>
      <w:contextualSpacing/>
    </w:pPr>
  </w:style>
  <w:style w:type="paragraph" w:customStyle="1" w:styleId="BulletListFooterTextnumbered1">
    <w:name w:val="Абзац списка Знак;Bullet List Знак;FooterText Знак;numbered Знак"/>
    <w:uiPriority w:val="34"/>
  </w:style>
  <w:style w:type="paragraph" w:styleId="afb">
    <w:name w:val="header"/>
    <w:basedOn w:val="a"/>
    <w:link w:val="afc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character" w:customStyle="1" w:styleId="af5">
    <w:name w:val="Заголовок Знак"/>
    <w:basedOn w:val="a0"/>
    <w:link w:val="af4"/>
    <w:uiPriority w:val="10"/>
    <w:rPr>
      <w:rFonts w:ascii="Liberation Sans" w:hAnsi="Liberation Sans"/>
      <w:sz w:val="28"/>
    </w:rPr>
  </w:style>
  <w:style w:type="character" w:styleId="aff">
    <w:name w:val="FollowedHyperlink"/>
    <w:basedOn w:val="a0"/>
    <w:uiPriority w:val="99"/>
    <w:semiHidden/>
    <w:rPr>
      <w:color w:val="954F72"/>
      <w:u w:val="single"/>
    </w:rPr>
  </w:style>
  <w:style w:type="character" w:styleId="aff0">
    <w:name w:val="Unresolved Mention"/>
    <w:basedOn w:val="a0"/>
    <w:uiPriority w:val="99"/>
    <w:rsid w:val="00612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lta.s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D2744-F85C-4162-817D-29BAC436B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RDM LLC</Company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Федор Сергеевич</dc:creator>
  <cp:keywords/>
  <dc:description/>
  <cp:lastModifiedBy>Mikhail</cp:lastModifiedBy>
  <cp:revision>2</cp:revision>
  <cp:lastPrinted>2024-01-25T13:09:00Z</cp:lastPrinted>
  <dcterms:created xsi:type="dcterms:W3CDTF">2026-02-16T14:35:00Z</dcterms:created>
  <dcterms:modified xsi:type="dcterms:W3CDTF">2026-02-16T14:35:00Z</dcterms:modified>
</cp:coreProperties>
</file>

<file path=doczilla/structure.xml><?xml version="1.0" encoding="utf-8"?>
<w:structure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scheme>
    <w:element w:id="525" w:guid="D2A779B0-8A39-3464-FB98-D800F92469DA" w:kind="variable" w:type="number" w:input="expression" w:required="false" w:uiHidden="true">
      <w:identifier xml:space="preserve">ID525</w:identifier>
      <w:name xml:space="preserve">Последняя цифра числа (ВРУЧНУЮ тех)</w:name>
      <w:value>
        <w:expression xml:space="preserve">(ID499 % 10).round(1)</w:expression>
      </w:value>
    </w:element>
    <w:element w:id="535" w:guid="90246147-D1AE-43C0-5F30-739E23E2274C" w:kind="variable" w:type="number" w:input="expression" w:required="false" w:uiHidden="true">
      <w:identifier xml:space="preserve">ID535</w:identifier>
      <w:name xml:space="preserve">Последняя цифра числа (авто тех)</w:name>
      <w:value>
        <w:expression xml:space="preserve">(ID498 % 10).round(1)</w:expression>
      </w:value>
    </w:element>
    <w:element w:id="528" w:guid="A2D8866E-D0F4-2A78-0005-4DD243C05176" w:kind="variable" w:type="number" w:input="expression" w:required="false" w:uiHidden="true">
      <w:identifier xml:space="preserve">ID528</w:identifier>
      <w:name xml:space="preserve">Последняя цифра числа (ВРУЧНУЮ НДС тех)</w:name>
      <w:value>
        <w:expression xml:space="preserve">(ID504 % 10).round(1)</w:expression>
      </w:value>
    </w:element>
    <w:element w:id="537" w:guid="C88C081E-958E-8DD2-2AA7-3E260480190D" w:kind="variable" w:type="number" w:input="expression" w:required="false" w:uiHidden="true">
      <w:identifier xml:space="preserve">ID537</w:identifier>
      <w:name xml:space="preserve">Последняя цифра числа (авто НДС тех)</w:name>
      <w:value>
        <w:expression xml:space="preserve">(ID503 % 10).round(1)</w:expression>
      </w:value>
    </w:element>
    <w:element w:id="532" w:guid="91595783-4982-055C-06F7-206D0ED88115" w:kind="variable" w:type="number" w:input="expression" w:required="false" w:uiHidden="true">
      <w:identifier xml:space="preserve">ID532</w:identifier>
      <w:name xml:space="preserve">Убираем остаток вручную ндс</w:name>
      <w:value>
        <w:expression xml:space="preserve">ID528 - ID528 % 1</w:expression>
      </w:value>
    </w:element>
    <w:element w:id="533" w:guid="F0EF71DD-5CC6-4D48-230D-53A1B310F432" w:kind="variable" w:type="number" w:input="expression" w:required="false" w:uiHidden="true">
      <w:identifier xml:space="preserve">ID533</w:identifier>
      <w:name xml:space="preserve">Убираем остаток вручную</w:name>
      <w:value>
        <w:expression xml:space="preserve">ID525 - ID525 % 1</w:expression>
      </w:value>
    </w:element>
    <w:element w:id="536" w:guid="6476EFD7-C3F9-3FA0-8265-2F76A3E8A88B" w:kind="variable" w:type="number" w:input="expression" w:required="false" w:uiHidden="true">
      <w:identifier xml:space="preserve">ID536</w:identifier>
      <w:name xml:space="preserve">Убираем остаток авто</w:name>
      <w:value>
        <w:expression xml:space="preserve">ID535 - ID535 % 1</w:expression>
      </w:value>
    </w:element>
    <w:element w:id="538" w:guid="F0D4457A-F080-DAC0-1F12-36A6BEBC59DF" w:kind="variable" w:type="number" w:input="expression" w:required="false" w:uiHidden="true">
      <w:identifier xml:space="preserve">ID538</w:identifier>
      <w:name xml:space="preserve">Убираем остаток авто ндс</w:name>
      <w:value>
        <w:expression xml:space="preserve">ID537 - ID537 % 1</w:expression>
      </w:value>
    </w:element>
    <w:element w:id="398" w:guid="DCDB1840-21D6-5AB4-85DC-98DE94DEE13C" w:kind="variable" w:type="string" w:input="expression" w:required="true" w:uiHidden="true">
      <w:identifier xml:space="preserve">TypeContract</w:identifier>
      <w:name xml:space="preserve">Вид документа (скрыт)</w:name>
      <w:value>
        <w:expression xml:space="preserve">"Договоры поставки"</w:expression>
      </w:value>
    </w:element>
    <w:element w:id="334" w:guid="703BAED2-01A6-0F38-1406-D0BF72A0024C" w:kind="variable" w:type="string" w:input="normal" w:required="true">
      <w:identifier xml:space="preserve">ID334</w:identifier>
      <w:name xml:space="preserve">Укажите номер спецификации</w:name>
      <w:value>
        <w:number/>
      </w:value>
    </w:element>
    <w:element w:id="461" w:guid="F8512576-345D-4F34-FCA3-35E3CBD49F76" w:kind="selector" w:selector="radio" w:type="string" w:input="normal" w:required="true">
      <w:identifier xml:space="preserve">ID461</w:identifier>
      <w:name xml:space="preserve">Необходимо заполнить номер и дату договора?</w:name>
      <w:element w:id="462" w:guid="607E6CCA-BF60-B010-8950-4207C4D07559" w:kind="condition" w:type="boolean" w:input="normal" w:required="false">
        <w:identifier xml:space="preserve">ID462</w:identifier>
        <w:name xml:space="preserve">Да</w:name>
        <w:value>
          <w:boolean>false</w:boolean>
        </w:value>
        <w:element w:id="390" w:guid="A8E03DEE-4A5F-9FE3-9809-B9334B90B05F" w:kind="variable" w:type="string" w:input="normal" w:required="true">
          <w:identifier xml:space="preserve">ID390</w:identifier>
          <w:name xml:space="preserve">Укажите номер договора поставки</w:name>
          <w:value>
            <w:number/>
          </w:value>
        </w:element>
        <w:element w:id="391" w:guid="CC858C7B-AF7D-71E0-9E32-60043A88F620" w:kind="variable" w:type="date" w:input="normal" w:required="true">
          <w:identifier xml:space="preserve">ID391</w:identifier>
          <w:name xml:space="preserve">Укажите дату договора поставки</w:name>
        </w:element>
      </w:element>
      <w:element w:id="463" w:guid="60C7E000-5461-6110-653F-5A8DB83C5737" w:kind="condition" w:type="boolean" w:input="normal" w:required="false">
        <w:identifier xml:space="preserve">ID463</w:identifier>
        <w:name xml:space="preserve">Нет</w:name>
        <w:value>
          <w:boolean>true</w:boolean>
        </w:value>
      </w:element>
    </w:element>
    <w:element w:id="321" w:guid="B802898A-63FB-B345-6FB7-4F3BB6705ADA" w:kind="selector" w:selector="radio" w:type="string" w:input="normal" w:required="true">
      <w:identifier xml:space="preserve">ID321</w:identifier>
      <w:name xml:space="preserve">Таблица будет загружена из файла Excel?</w:name>
      <w:element w:id="322" w:guid="DC763FEC-A78B-1365-9E3B-D93E57F07D67" w:kind="condition" w:type="boolean" w:input="normal" w:required="false">
        <w:identifier xml:space="preserve">ID322</w:identifier>
        <w:name xml:space="preserve">Да</w:name>
        <w:value>
          <w:boolean>true</w:boolean>
        </w:value>
        <w:element w:id="241" w:guid="B070F291-3BDC-E5F0-BD2C-0F7FAC0899B2" w:kind="replicator" w:type="dataset" w:input="normal" w:required="false" w:loadable="true">
          <w:identifier xml:space="preserve">ID241</w:identifier>
          <w:name xml:space="preserve">Таблица со спецификацией</w:name>
          <w:element w:id="242" w:guid="C0FCD839-2A7B-328A-4041-1B09B3805E25" w:kind="variable" w:type="string" w:input="normal" w:required="false" w:uiHidden="true">
            <w:identifier xml:space="preserve">ID242</w:identifier>
            <w:name xml:space="preserve">Код ЕНС</w:name>
            <w:value>
              <w:text xml:space="preserve"> </w:text>
            </w:value>
          </w:element>
          <w:element w:id="243" w:guid="80941614-0F74-3EC0-320A-0A9EEDD860AD" w:kind="variable" w:type="string" w:input="normal" w:required="false" w:uiHidden="true">
            <w:identifier xml:space="preserve">ID243</w:identifier>
            <w:name xml:space="preserve">Наименование Товара
</w:name>
            <w:value>
              <w:text xml:space="preserve"> </w:text>
            </w:value>
          </w:element>
          <w:element w:id="244" w:guid="B8F7E9A5-8274-E294-C95F-3DD216307C8B" w:kind="variable" w:type="string" w:input="normal" w:required="false" w:uiHidden="true">
            <w:identifier xml:space="preserve">ID244</w:identifier>
            <w:name xml:space="preserve">Ед. изм.</w:name>
            <w:value>
              <w:text xml:space="preserve"> </w:text>
            </w:value>
          </w:element>
          <w:element w:id="245" w:guid="E0AD7EEC-154E-B0D0-B358-F2E87F68E80D" w:kind="variable" w:type="number" w:input="normal" w:required="false" w:uiHidden="true">
            <w:identifier xml:space="preserve">ID245</w:identifier>
            <w:name xml:space="preserve">Кол-во</w:name>
            <w:value>
              <w:number>0</w:number>
            </w:value>
          </w:element>
          <w:element w:id="246" w:guid="E0D56D4F-54FD-01D8-9504-E8DEAC1CD028" w:kind="variable" w:type="string" w:input="normal" w:required="false" w:uiHidden="true">
            <w:identifier xml:space="preserve">ID246</w:identifier>
            <w:name xml:space="preserve">Качество Товара
(ГОСТы, ТУ и пр.)
/Цель его приобретения</w:name>
            <w:value>
              <w:text xml:space="preserve"> </w:text>
            </w:value>
          </w:element>
          <w:element w:id="247" w:guid="B0696521-B06F-0F9C-310C-DB420DE05FA5" w:kind="variable" w:type="money" w:input="normal" w:required="false" w:uiHidden="true">
            <w:identifier xml:space="preserve">ID247</w:identifier>
            <w:name xml:space="preserve">Цена за ед. изм., без НДС (22%)</w:name>
            <w:value>
              <w:number>0</w:number>
            </w:value>
          </w:element>
          <w:element w:id="248" w:guid="E0E98E87-0C6A-1E48-8DD7-69181620604B" w:kind="variable" w:type="money" w:input="expression" w:required="false" w:uiHidden="true">
            <w:identifier xml:space="preserve">ID248</w:identifier>
            <w:name xml:space="preserve">Итого сумма без НДС (22%)</w:name>
            <w:value>
              <w:expression xml:space="preserve">(ID247 * ID245).round(2)</w:expression>
              <w:number>0</w:number>
            </w:value>
          </w:element>
          <w:element w:id="249" w:guid="E83AEC4A-61CF-5620-F88D-4A0E95A0ABC8" w:kind="variable" w:type="money" w:input="expression" w:required="false" w:uiHidden="true">
            <w:identifier xml:space="preserve">ID249</w:identifier>
            <w:name xml:space="preserve">Итого НДС (22%)</w:name>
            <w:value>
              <w:expression xml:space="preserve">(ID248 * 22 / 100).round(2)</w:expression>
              <w:number>0</w:number>
            </w:value>
          </w:element>
          <w:element w:id="250" w:guid="C0C1E92B-A739-3B68-F754-C3E3DE90BD48" w:kind="variable" w:type="money" w:input="expression" w:required="false" w:uiHidden="true">
            <w:identifier xml:space="preserve">ID250</w:identifier>
            <w:name xml:space="preserve">Сумма с НДС 22%</w:name>
            <w:value>
              <w:expression xml:space="preserve">(ID248 + ID249).round(2)</w:expression>
              <w:number>0</w:number>
            </w:value>
          </w:element>
        </w:element>
      </w:element>
      <w:element w:id="323" w:guid="F6D50E47-FC54-0C78-048A-8ED9E7AA3044" w:kind="condition" w:type="boolean" w:input="normal" w:required="false">
        <w:identifier xml:space="preserve">ID323</w:identifier>
        <w:name xml:space="preserve">Нет</w:name>
        <w:value>
          <w:boolean>false</w:boolean>
        </w:value>
        <w:element w:id="324" w:guid="C88509E2-13A3-D7F0-7F3E-A148F00079C5" w:kind="replicator" w:type="dataset" w:input="normal" w:required="false">
          <w:identifier xml:space="preserve">ID324</w:identifier>
          <w:name xml:space="preserve">Строка таблицы</w:name>
          <w:element w:id="325" w:guid="D0636BEE-8A41-55B0-9B51-19EE93104CD0" w:kind="variable" w:type="string" w:input="normal" w:required="false">
            <w:identifier xml:space="preserve">ID325</w:identifier>
            <w:name xml:space="preserve">Код ЕНС</w:name>
            <w:value>
              <w:text xml:space="preserve"> </w:text>
            </w:value>
          </w:element>
          <w:element w:id="326" w:guid="B071EFBF-2474-41C0-B578-FE84B7B06D65" w:kind="variable" w:type="string" w:input="normal" w:required="false">
            <w:identifier xml:space="preserve">ID326</w:identifier>
            <w:name xml:space="preserve">Наименование товара</w:name>
            <w:value>
              <w:text xml:space="preserve"> </w:text>
            </w:value>
          </w:element>
          <w:element w:id="327" w:guid="B2C632BB-829C-2B00-F0AB-C5EDF7400E85" w:kind="variable" w:type="string" w:input="normal" w:required="false">
            <w:identifier xml:space="preserve">ID327</w:identifier>
            <w:name xml:space="preserve">Ед. изм.</w:name>
            <w:value>
              <w:text xml:space="preserve"> </w:text>
            </w:value>
          </w:element>
          <w:element w:id="328" w:guid="6C523D0F-8C18-7770-EFB5-A90E18E8D043" w:kind="variable" w:type="number" w:input="normal" w:required="false">
            <w:identifier xml:space="preserve">ID328</w:identifier>
            <w:name xml:space="preserve">Кол-во</w:name>
            <w:value>
              <w:number>0</w:number>
            </w:value>
          </w:element>
          <w:element w:id="329" w:guid="9881B5B1-443E-9448-E808-47F6C4F0BB11" w:kind="variable" w:type="string" w:input="normal" w:required="false">
            <w:identifier xml:space="preserve">ID329</w:identifier>
            <w:name xml:space="preserve">Качество товара/цель приобретения</w:name>
            <w:value>
              <w:text xml:space="preserve"> </w:text>
            </w:value>
          </w:element>
          <w:element w:id="330" w:guid="801FAA23-44EA-9550-946E-92FEDA8043F7" w:kind="variable" w:type="money" w:input="normal" w:required="false">
            <w:identifier xml:space="preserve">ID330</w:identifier>
            <w:name xml:space="preserve">Цена за ед. изм. без НДС</w:name>
            <w:value>
              <w:number>0</w:number>
            </w:value>
          </w:element>
          <w:element w:id="331" w:guid="A03487E7-C2AC-9B70-81DF-B923CFD0E232" w:kind="variable" w:type="money" w:input="expression" w:required="false" w:uiHidden="true">
            <w:identifier xml:space="preserve">ID331</w:identifier>
            <w:name xml:space="preserve">Итого сумма без НДС (22%)</w:name>
            <w:value>
              <w:expression xml:space="preserve">(ID330 * ID328).round(2)</w:expression>
              <w:number>0</w:number>
            </w:value>
          </w:element>
          <w:element w:id="332" w:guid="DE7EF379-80DF-2F58-3683-50ABFDEA5466" w:kind="variable" w:type="money" w:input="expression" w:required="false" w:uiHidden="true">
            <w:identifier xml:space="preserve">ID332</w:identifier>
            <w:name xml:space="preserve">Итого НДС (22%)</w:name>
            <w:value>
              <w:expression xml:space="preserve">(ID331 * 22 / 100).round(2)</w:expression>
              <w:number>0</w:number>
            </w:value>
          </w:element>
          <w:element w:id="333" w:guid="A0C31895-D40E-23F8-3EA8-D089F860E779" w:kind="variable" w:type="money" w:input="expression" w:required="false" w:uiHidden="true">
            <w:identifier xml:space="preserve">ID333</w:identifier>
            <w:name xml:space="preserve">Сумма с НДС 22%</w:name>
            <w:value>
              <w:expression xml:space="preserve">(ID331 + ID332).round(2)</w:expression>
              <w:number>0</w:number>
            </w:value>
          </w:element>
        </w:element>
      </w:element>
    </w:element>
    <w:element w:id="63280" w:kind="condition" w:type="boolean" w:input="normal" w:uiHidden="false">
      <w:name xml:space="preserve">Исполнение договора планируется в 2026 г.</w:name>
      <w:comment xml:space="preserve">В связи с изменением ставки НДС необходимо предусмотреть условие, позволяющее определить дату согласно которой будет определяться применимая ставка НДС</w:comment>
    </w:element>
    <w:element w:id="320" w:guid="686513F5-9FB2-82D8-9D1F-A9BF9C3878FB" w:kind="condition" w:type="boolean" w:input="normal" w:required="false" w:uiHidden="true">
      <w:identifier xml:space="preserve">Limit</w:identifier>
      <w:name xml:space="preserve">Указание итоговой суммы</w:name>
      <w:comment xml:space="preserve">Для формулы подписантов</w:comment>
      <w:value>
        <w:boolean>true</w:boolean>
      </w:value>
      <w:element w:id="251" w:guid="90EFFB96-D185-A4E0-F31F-54C251306D7D" w:kind="variable" w:type="money" w:input="expression" w:required="false" w:uiHidden="true">
        <w:identifier xml:space="preserve">ID251</w:identifier>
        <w:name xml:space="preserve"> Итого, в том числе НДС 22% (загрузка)</w:name>
        <w:value>
          <w:expression xml:space="preserve">(ID241.sum("ID250")).round(2)</w:expression>
          <w:currency xml:space="preserve">rub</w:currency>
        </w:value>
      </w:element>
      <w:element w:id="498" w:guid="F0495258-E687-09D2-F409-13BA6C6237F7" w:kind="variable" w:type="number" w:input="expression" w:required="false" w:uiHidden="true">
        <w:identifier xml:space="preserve">ID498</w:identifier>
        <w:name xml:space="preserve"> Итого, в том числе НДС 22% (загрузка) ВАЛ</w:name>
        <w:value>
          <w:expression xml:space="preserve">(ID241.sum("ID250")).round(2)</w:expression>
          <w:currency xml:space="preserve">rub</w:currency>
        </w:value>
      </w:element>
      <w:element w:id="414" w:guid="A0AEB2D0-C9E7-59B0-216C-03BC8FD88CCC" w:kind="variable" w:type="money" w:input="expression" w:required="false" w:uiHidden="true">
        <w:identifier xml:space="preserve">ID414</w:identifier>
        <w:name xml:space="preserve"> Итого, в том числе НДС 22% (вручную)</w:name>
        <w:value>
          <w:expression xml:space="preserve">(ID324.sum("ID333")).round(2)</w:expression>
          <w:currency xml:space="preserve">rub</w:currency>
        </w:value>
      </w:element>
      <w:element w:id="499" w:guid="B0AC4805-2C5A-2DF1-96DC-C705DB54067A" w:kind="variable" w:type="number" w:input="expression" w:required="false" w:uiHidden="true">
        <w:identifier xml:space="preserve">ID499</w:identifier>
        <w:name xml:space="preserve"> Итого, в том числе НДС 22% (вручную) ВАЛ</w:name>
        <w:value>
          <w:expression xml:space="preserve">(ID324.sum("ID333")).round(2)</w:expression>
          <w:currency xml:space="preserve">rub</w:currency>
        </w:value>
      </w:element>
      <w:element w:id="508" w:guid="E08C6D4F-7AA6-9420-2B10-C221E680EB2A" w:kind="variable" w:type="string" w:input="expression" w:required="false" w:uiHidden="true">
        <w:identifier xml:space="preserve">ID508</w:identifier>
        <w:name xml:space="preserve">Аналог копейки (Им.пд) </w:name>
        <w:value>
          <w:expression xml:space="preserve">ID474 == "Лари" ? "тетри" : ID474 == "Датская крона" ? "эре" : ID474 == "Дирхам ОАЭ" ? "филс" : ID474 == "Молдавских леев" ? "бань" : ID474 == "Новозеландский доллар" ? "цент" : ID474 == "Норвежских крон" ? "эре" : ID474 == "Злотый" ? "грош" : ID474 == "Румынский лей" ? "бань" : ID474 == "Сингапурский доллар" ? "цент" : ID474 == "Сомони" ? "дирам"  : ID474 == "Батов" ? "сатанг" : ID474 == "Вон" ? "чон"  : ID474 == "Иен" ? "сен" : ID474 == "Фунт стерлингов" ? "пенни" : ID474 == "Форинтов" ? "филлер" : ID474 == "Донгов" ? "су" : ID474 == "Гонконгский доллар" ? "цент" : ID474 == "Австралийский доллар" ? "цент" : ID474 == "Азербайджанский манат" ? "гяпик" : ID474 == "Доллар США" ? "цент" : ID474 == "Евро" ? "евроцент" : ID474 == "Египетских фунтов" ? "пиастр" : ID474 == "Индийских рупий" ? "пайса" : ID474 == "Рупий" ? "пайса" : ID474 == "Тенге" ? "тиын" : ID474 == "Канадский доллар" ? "цент" : ID474 == "Катарский риал" ? "дирхам" : ID474 == "Сомов" ? "тыйын" : ID474 == "Юань" ? "фэнь" : ID474 == "Турецких лир" ? "куруш" : ID474 == "Новый туркменский манат" ? "тенге" : ID474 == "Узбекских сумов" ? "тийин" : ID474 == "Гривен" ? "копейка" : ID474 == "Чешских крон" ? "геллер" : ID474 == "Шведских крон" ? "эре" : ID474 == "сантим" ? "Швейцарских франков" : ID474 == "Сербских динаров" ? "пара" : ID474 == "Рэндов" ? "цент" : ID474 == "Армянских драмов" ? "лума" : ID474 == "Белорусский рубль" ? "копейка" : ID474 == "Болгарский лев" ? "стотинка" : ID474 == "Бразильский реал" ? "сентаво" : ""</w:expression>
        </w:value>
      </w:element>
      <w:element w:id="252" w:guid="EE544090-12D1-26B0-041F-3BC415188887" w:kind="variable" w:type="money" w:input="expression" w:required="false" w:uiHidden="true">
        <w:identifier xml:space="preserve">ID252</w:identifier>
        <w:name xml:space="preserve">Сумма НДС 22% (загрузка)</w:name>
        <w:value>
          <w:expression xml:space="preserve">(ID241.sum("ID249")).round(2)</w:expression>
        </w:value>
      </w:element>
      <w:element w:id="503" w:guid="D83DE267-D514-78B8-D308-001214966920" w:kind="variable" w:type="number" w:input="expression" w:required="false" w:uiHidden="true">
        <w:identifier xml:space="preserve">ID503</w:identifier>
        <w:name xml:space="preserve"> Сумма НДС 22% (загрузка) ВАЛ</w:name>
        <w:value>
          <w:expression xml:space="preserve">(ID241.sum("ID249")).round(2)</w:expression>
          <w:currency xml:space="preserve">rub</w:currency>
        </w:value>
      </w:element>
      <w:element w:id="415" w:guid="F0121AD3-B8D5-BAF0-128F-DEEB89880FF0" w:kind="variable" w:type="money" w:input="expression" w:required="false" w:uiHidden="true">
        <w:identifier xml:space="preserve">ID415</w:identifier>
        <w:name xml:space="preserve">Сумма НДС 22% (вручную)</w:name>
        <w:value>
          <w:expression xml:space="preserve">(ID324.sum("ID332")).round(2)</w:expression>
        </w:value>
      </w:element>
      <w:element w:id="504" w:guid="6CEA4690-59CB-4D00-F42E-229EE50069F9" w:kind="variable" w:type="number" w:input="expression" w:required="false" w:uiHidden="true">
        <w:identifier xml:space="preserve">ID504</w:identifier>
        <w:name xml:space="preserve"> Сумма НДС 22% (вручную) ВАЛ</w:name>
        <w:value>
          <w:expression xml:space="preserve">(ID324.sum("ID332")).round(2)</w:expression>
          <w:currency xml:space="preserve">rub</w:currency>
        </w:value>
      </w:element>
      <w:element w:id="416" w:guid="802FEC67-0B3B-2B78-9ABD-1F0543303B73" w:kind="variable" w:type="money" w:input="expression" w:required="false" w:uiHidden="true">
        <w:identifier xml:space="preserve">ID416</w:identifier>
        <w:name xml:space="preserve"> (!) Итого, для формулы</w:name>
        <w:value>
          <w:expression xml:space="preserve">(ID322 ? (ID473 ? (ID251*ID476) : ID251) : (ID473 ? (ID414*ID476) : ID414)).round(2)</w:expression>
        </w:value>
      </w:element>
    </w:element>
    <w:element w:id="473" w:guid="D0EE1A9E-4D69-6E70-960F-3663ADD0212F" w:kind="condition" w:type="boolean" w:input="normal" w:required="false" w:uiHidden="false">
      <w:identifier xml:space="preserve">ID473</w:identifier>
      <w:name xml:space="preserve">Цена Товара указывается в валюте, отличной от рубля</w:name>
      <w:element w:id="474" w:guid="D82CF87F-9E92-63B0-6C8F-55BBD9F00087" w:kind="variable" w:type="string" w:input="dataSource" w:binding="524" w:required="true">
        <w:identifier xml:space="preserve">ID474</w:identifier>
        <w:name xml:space="preserve">Выберите валюту</w:name>
        <w:placeholder xml:space="preserve">Выберите из списка</w:placeholder>
      </w:element>
      <w:element w:id="475" w:guid="E0C3062B-BB71-A770-843A-3BA00EF0F205" w:kind="variable" w:type="string" w:input="dataSource" w:binding="483" w:required="true" w:uiHidden="true">
        <w:identifier xml:space="preserve">ID475</w:identifier>
        <w:name xml:space="preserve">Букв. код валюты</w:name>
        <w:placeholder xml:space="preserve">Выберите из списка</w:placeholder>
      </w:element>
      <w:element w:id="476" w:guid="E8FF0E17-CCB4-DF31-FE9E-ED5B9F00F653" w:kind="variable" w:type="number" w:input="dataSource" w:binding="471" w:required="true" w:uiHidden="true">
        <w:identifier xml:space="preserve">ID476</w:identifier>
        <w:name xml:space="preserve">Курс валюты</w:name>
        <w:placeholder xml:space="preserve">Выберите из списка</w:placeholder>
      </w:element>
      <w:element w:id="505" w:guid="B0ACDA18-28AE-2037-0C69-237BA6609192" w:kind="variable" w:type="string" w:input="expression" w:required="false" w:uiHidden="true">
        <w:identifier xml:space="preserve">ID505</w:identifier>
        <w:name xml:space="preserve">Валюта (тех) род.пад. ВРУЧНУЮ</w:name>
        <w:value>
          <w:expression xml:space="preserve">ID533 == 1 &amp;&amp; ID475 == "AUD" ? "австралийский доллар" : ID533 == 2 &amp;&amp; ID475 == "AUD" | ID533 == 3 &amp;&amp; ID475 == "AUD" | ID533 == 4 &amp;&amp; ID475 == "AUD" ? "австралийских доллара" : ID533 == 5 &amp;&amp; ID475 == "AUD" | ID533 == 6 &amp;&amp; ID475 == "AUD"  | ID533 == 7 &amp;&amp; ID475 == "AUD" | ID533 == 8 &amp;&amp; ID475 == "AUD" | ID533 == 9  &amp;&amp; ID475 == "AUD" ? "австралийских долларов" : ID533 == 0 &amp;&amp; ID475 == "AUD" ? "австралийских долларов" : ID475 == "AED" ? "дирхам ОАЭ" : ID533 == 1 &amp;&amp; ID475 == "NZD" ? "новозеландский доллар" : ID533 == 2 &amp;&amp; ID475 == "NZD" | ID533 == 3 &amp;&amp; ID475 == "NZD" | ID533 == 4 &amp;&amp; ID475 == "NZD" ? "новозеланских доллара" : ID533 == 5 &amp;&amp; ID475 == "NZD" | ID533 == 6 &amp;&amp; ID475 == "NZD"  | ID533 == 7 &amp;&amp; ID475 == "NZD" | ID533 == 8 &amp;&amp; ID475 == "NZD" | ID533 == 9  &amp;&amp; ID475 == "NZD" ? "новозеландских долларов" : ID533 == 0 &amp;&amp; ID475 == "NZD" ? "новозеландских долларов" : ID475 == "NOK" ? "норвежских крон" : ID533 == 1 &amp;&amp; ID475 == "PLN" ? "злотый" : ID533 == 2 &amp;&amp; ID475 == "PLN" | ID533 == 3 &amp;&amp; ID475 == "PLN" | ID533 == 4 &amp;&amp; ID475 == "PLN" ? "злотых" : ID533 == 5 &amp;&amp; ID475 == "PLN" | ID533 == 6 &amp;&amp; ID475 == "PLN"  | ID533 == 7 &amp;&amp; ID475 == "PLN" | ID533 == 8 &amp;&amp; ID475 == "PLN" | ID533 == 9  &amp;&amp; ID475 == "PLN" ? "злотых" : ID533 == 0 &amp;&amp; ID475 == "PLN" ? "злотых" :  ID533 == 1 &amp;&amp; ID475 == "RON" ? "румынский лей" : ID533 == 2 &amp;&amp; ID475 == "RON" | ID533 == 3 &amp;&amp; ID475 == "RON" | ID533 == 4 &amp;&amp; ID475 == "RON" ? "румынских лея" : ID533 == 5 &amp;&amp; ID475 == "RON" | ID533 == 6 &amp;&amp; ID475 == "RON"  | ID533 == 7 &amp;&amp; ID475 == "RON" | ID533 == 8 &amp;&amp; ID475 == "PLN" | ID533 == 9  &amp;&amp; ID475 == "RON" ? "румынских леев" : ID533 == 0 &amp;&amp; ID475 == "RON" ? "румынских леев" : ID475 == "XDR" ? "СДР" : ID533 == 1 &amp;&amp; ID475 == "SGD" ? "сингапурский доллар" : ID533 == 2 &amp;&amp; ID475 == "SGD" | ID533 == 3 &amp;&amp; ID475 == "SGD" | ID533 == 4 &amp;&amp; ID475 == "SGD" ? "сингапурских доллара" : ID533 == 5 &amp;&amp; ID475 == "SGD" | ID533 == 6 &amp;&amp; ID475 == "SGD"  | ID533 == 7 &amp;&amp; ID475 == "SGD" | ID533 == 8 &amp;&amp; ID475 == "SGD" | ID533 == 9  &amp;&amp; ID475 == "SGD" ? "сингапурских долларов" : ID533 == 0 &amp;&amp; ID475 == "SGD" ? "сингапурских долларов" : ID475 == "TJS" ? "сомони" : ID533 == 1 &amp;&amp; ID475 == "THB" ? "бат" : ID533 == 2 &amp;&amp; ID475 == "THB" | ID533 == 3 &amp;&amp; ID475 == "THB" | ID533 == 4 &amp;&amp; ID475 == "THB" ? "бата" : ID533 == 5 &amp;&amp; ID475 == "THB" | ID533 == 6 &amp;&amp; ID475 == "THB"  | ID533 == 7 &amp;&amp; ID475 == "THB" | ID533 == 8 &amp;&amp; ID475 == "THB" | ID533 == 9  &amp;&amp; ID475 == "THB" ? "батов" : ID533 == 0 &amp;&amp; ID475 == "THB" ? "батов" : ID533 == 1 &amp;&amp; ID475 == "TRY" ? "турецкая лира" : ID533 == 2 &amp;&amp; ID475 == "TRY" | ID533 == 3 &amp;&amp; ID475 == "TRY" | ID533 == 4 &amp;&amp; ID475 == "TRY" ? "турецких лир" : ID533 == 5 &amp;&amp; ID475 == "TRY" | ID533 == 6 &amp;&amp; ID475 == "TRY"  | ID533 == 7 &amp;&amp; ID475 == "TRY" | ID533 == 8 &amp;&amp; ID475 == "TRY" | ID533 == 9  &amp;&amp; ID475 == "TRY" ? "турецких лир" : ID533 == 0 &amp;&amp; ID475 == "TRY " ? "турецких лир " : ID533 == 1 &amp;&amp; ID475 == "TMT" ? "новый туркменский манат" : ID533 == 2 &amp;&amp; ID475 == "TMT" | ID533 == 3 &amp;&amp; ID475 == "TMT" | ID533 == 4 &amp;&amp; ID475 == "TMT" ? "новых туркменских маната" : ID533 == 5 &amp;&amp; ID475 == "TMT" | ID533 == 6 &amp;&amp; ID475 == "TMT"  | ID533 == 7 &amp;&amp; ID475 == "TMT" | ID533 == 8 &amp;&amp; ID475 == "TMT" | ID533 == 9  &amp;&amp; ID475 == "TMT" ? "новых туркменских манатов" : ID533 == 0 &amp;&amp; ID475 == "TMT" ? "новых туркменских манатов" : ID533 == 1 &amp;&amp; ID475 == "DKK" ? "датская крона" : ID533 == 2 &amp;&amp; ID475 == "DKK" | ID533 == 3 &amp;&amp; ID475 == "DKK" | ID533 == 4 &amp;&amp; ID475 == "DKK" ? "датские кроны" : ID533 == 5 &amp;&amp; ID475 == "DKK" | ID533 == 6 &amp;&amp; ID475 == "DKK"  | ID533 == 7 &amp;&amp; ID475 == "DKK" | ID533 == 8 &amp;&amp; ID475 == "DKK" | ID533 == 9  &amp;&amp; ID475 == "DKK" ? "датских крон" : ID533 == 0 &amp;&amp; ID475 == "DKK" ? "датских крон" : ID533 == 1 &amp;&amp; ID475 == "HUF" ? "форинт" : ID533 == 2 &amp;&amp; ID475 == "HUF" | ID533 == 3 &amp;&amp; ID475 == "HUF" | ID533 == 4 &amp;&amp; ID475 == "HUF" ? "форинта" : ID533 == 5 &amp;&amp; ID475 == "HUF" | ID533 == 6 &amp;&amp; ID475 == "HUF"  | ID533 == 7 &amp;&amp; ID475 == "HUF" | ID533 == 8 &amp;&amp; ID475 == "HUF" | ID533 == 9  &amp;&amp; ID475 == "HUF" ? "форинтов" : ID533 == 0 &amp;&amp; ID475 == "HUF" ? "форинтов" : ID533 == 1 &amp;&amp; ID475 == "VND" ? "донг" : ID533 == 2 &amp;&amp; ID475 == "VND" | ID533 == 3 &amp;&amp; ID475 == "VND" | ID533 == 4 &amp;&amp; ID475 == "VND" ? "донга" : ID533 == 5 &amp;&amp; ID475 == "VND" | ID533 == 6 &amp;&amp; ID475 == "VND"  | ID533 == 7 &amp;&amp; ID475 == "VND" | ID533 == 8 &amp;&amp; ID475 == "VND" | ID533 == 9  &amp;&amp; ID475 == "VND" ? "донгов" : ID533 == 0 &amp;&amp; ID475 == "VND" ? "донгов" : ID474</w:expression>
          <w:visibility xml:space="preserve">ID475 == "AUD" | ID475 == "AED" | ID475 == "NZD" | ID475 == "NOK" | ID475 == "PLN" | ID475 == "RON" | ID475 == "XDR" | ID475 == "SGD" | ID475 == "TJS" | ID475 == "THB" | ID475 == "TRY" | ID475 == "TMT" | ID475 == "DKK" | ID475 == "HUF" | ID475 == "VND" </w:visibility>
        </w:value>
      </w:element>
      <w:element w:id="534" w:guid="78020FE5-F2FE-C848-CB5E-9D8EC0D83538" w:kind="variable" w:type="string" w:input="expression" w:required="false" w:uiHidden="true">
        <w:identifier xml:space="preserve">ID534</w:identifier>
        <w:name xml:space="preserve">Валюта (тех) род.пад. авто</w:name>
        <w:value>
          <w:expression xml:space="preserve">ID536 == 1 &amp;&amp; ID475 == "AUD" ? "австралийский доллар" : ID536 == 2 &amp;&amp; ID475 == "AUD" | ID536 == 3 &amp;&amp; ID475 == "AUD" | ID536 == 4 &amp;&amp; ID475 == "AUD" ? "австралийских доллара" : ID536 == 5 &amp;&amp; ID475 == "AUD" | ID536 == 6 &amp;&amp; ID475 == "AUD"  | ID536 == 7 &amp;&amp; ID475 == "AUD" | ID536 == 8 &amp;&amp; ID475 == "AUD" | ID536 == 9  &amp;&amp; ID475 == "AUD" ? "австралийских долларов" : ID536 == 0 &amp;&amp; ID475 == "AUD" ? "австралийских долларов" : ID475 == "AED" ? "дирхам ОАЭ" : ID536 == 1 &amp;&amp; ID475 == "NZD" ? "новозеландский доллар" : ID536 == 2 &amp;&amp; ID475 == "NZD" | ID536 == 3 &amp;&amp; ID475 == "NZD" | ID536 == 4 &amp;&amp; ID475 == "NZD" ? "новозеландских доллара" : ID536 == 5 &amp;&amp; ID475 == "NZD" | ID536 == 6 &amp;&amp; ID475 == "NZD"  | ID536 == 7 &amp;&amp; ID475 == "NZD" | ID536 == 8 &amp;&amp; ID475 == "NZD" | ID536 == 9  &amp;&amp; ID475 == "NZD" ? "новозеландских долларов" : ID536 == 0 &amp;&amp; ID475 == "NZD" ? "новозеландских долларов" : ID475 == "NOK" ? "норвежских крон" : ID536 == 1 &amp;&amp; ID475 == "PLN" ? "злотый" : ID536 == 2 &amp;&amp; ID475 == "PLN" | ID536 == 3 &amp;&amp; ID475 == "PLN" | ID536 == 4 &amp;&amp; ID475 == "PLN" ? "злотых" : ID536 == 5 &amp;&amp; ID475 == "PLN" | ID536 == 6 &amp;&amp; ID475 == "PLN"  | ID536 == 7 &amp;&amp; ID475 == "PLN" | ID536 == 8 &amp;&amp; ID475 == "PLN" | ID536 == 9  &amp;&amp; ID475 == "PLN" ? "злотых" : ID536 == 0 &amp;&amp; ID475 == "PLN" ? "злотых" :  ID536 == 1 &amp;&amp; ID475 == "RON" ? "румынский лей" : ID536 == 2 &amp;&amp; ID475 == "RON" | ID536 == 3 &amp;&amp; ID475 == "RON" | ID536 == 4 &amp;&amp; ID475 == "RON" ? "румынских лея" : ID536 == 5 &amp;&amp; ID475 == "RON" | ID536 == 6 &amp;&amp; ID475 == "RON"  | ID536 == 7 &amp;&amp; ID475 == "RON" | ID536 == 8 &amp;&amp; ID475 == "RON" | ID536 == 9  &amp;&amp; ID475 == "RON" ? "румынских леев" : ID536 == 0 &amp;&amp; ID475 == "RON" ? "румынских леев" : ID475 == "XDR" ? "СДР" : ID536 == 1 &amp;&amp; ID475 == "SGD" ? "сингапурский доллар" : ID536 == 2 &amp;&amp; ID475 == "SGD" | ID536 == 3 &amp;&amp; ID475 == "SGD" | ID536 == 4 &amp;&amp; ID475 == "SGD" ? "сингапурских доллара" : ID536 == 5 &amp;&amp; ID475 == "SGD" | ID536 == 6 &amp;&amp; ID475 == "SGD"  | ID536 == 7 &amp;&amp; ID475 == "SGD" | ID536 == 8 &amp;&amp; ID475 == "SGD" | ID536 == 9  &amp;&amp; ID475 == "SGD" ? "сингапурских долларов" : ID536 == 0 &amp;&amp; ID475 == "SGD" ? "сингапурских долларов" : ID475 == "TJS" ? "сомони" : ID536 == 1 &amp;&amp; ID475 == "THB" ? "бат" : ID536 == 2 &amp;&amp; ID475 == "THB" | ID536 == 3 &amp;&amp; ID475 == "THB" | ID536 == 4 &amp;&amp; ID475 == "THB" ? "бата" : ID536 == 5 &amp;&amp; ID475 == "THB" | ID536 == 6 &amp;&amp; ID475 == "THB"  | ID536 == 7 &amp;&amp; ID475 == "THB" | ID536 == 8 &amp;&amp; ID475 == "THB" | ID536 == 9  &amp;&amp; ID475 == "THB" ? "батов" : ID536 == 0 &amp;&amp; ID475 == "THB" ? "батов" : ID536 == 1 &amp;&amp; ID475 == "TRY" ? "турецкая лира" : ID536 == 2 &amp;&amp; ID475 == "TRY" | ID536 == 3 &amp;&amp; ID475 == "TRY" | ID536 == 4 &amp;&amp; ID475 == "TRY" ? "турецких лир" : ID536 == 5 &amp;&amp; ID475 == "TRY" | ID536 == 6 &amp;&amp; ID475 == "TRY"  | ID536 == 7 &amp;&amp; ID475 == "TRY" | ID536 == 8 &amp;&amp; ID475 == "TRY" | ID536 == 9  &amp;&amp; ID475 == "TRY" ? "турецких лир" : ID536 == 0 &amp;&amp; ID475 == "TRY " ? "турецких лир " : ID536 == 1 &amp;&amp; ID475 == "TMT" ? "новый туркменский манат" : ID536 == 2 &amp;&amp; ID475 == "TMT" | ID536 == 3 &amp;&amp; ID475 == "TMT" | ID536 == 4 &amp;&amp; ID475 == "TMT" ? "новых туркменских маната" : ID536 == 5 &amp;&amp; ID475 == "TMT" | ID536 == 6 &amp;&amp; ID475 == "TMT"  | ID536 == 7 &amp;&amp; ID475 == "TMT" | ID536 == 8 &amp;&amp; ID475 == "TMT" | ID536 == 9  &amp;&amp; ID475 == "TMT" ? "новых туркменских манатов" : ID536 == 0 &amp;&amp; ID475 == "TMT" ? "новых туркменских манатов" : ID536 == 1 &amp;&amp; ID475 == "DKK" ? "датская крона" : ID536 == 2 &amp;&amp; ID475 == "DKK" | ID536 == 3 &amp;&amp; ID475 == "DKK" | ID536 == 4 &amp;&amp; ID475 == "DKK" ? "датские кроны" : ID536 == 5 &amp;&amp; ID475 == "DKK" | ID536 == 6 &amp;&amp; ID475 == "DKK"  | ID536 == 7 &amp;&amp; ID475 == "DKK" | ID536 == 8 &amp;&amp; ID475 == "DKK" | ID536 == 9  &amp;&amp; ID475 == "DKK" ? "датских крон" : ID536 == 0 &amp;&amp; ID475 == "DKK" ? "датских крон" : ID536 == 1 &amp;&amp; ID475 == "HUF" ? "форинт" : ID536 == 2 &amp;&amp; ID475 == "HUF" | ID536 == 3 &amp;&amp; ID475 == "HUF" | ID536 == 4 &amp;&amp; ID475 == "HUF" ? "форинта" : ID536 == 5 &amp;&amp; ID475 == "HUF" | ID536 == 6 &amp;&amp; ID475 == "HUF"  | ID536 == 7 &amp;&amp; ID475 == "HUF" | ID536 == 8 &amp;&amp; ID475 == "HUF" | ID536 == 9  &amp;&amp; ID475 == "HUF" ? "форинтов" : ID536 == 0 &amp;&amp; ID475 == "HUF" ? "форинтов" : ID536 == 1 &amp;&amp; ID475 == "VND" ? "донг" : ID536 == 2 &amp;&amp; ID475 == "VND" | ID536 == 3 &amp;&amp; ID475 == "VND" | ID536 == 4 &amp;&amp; ID475 == "VND" ? "донга" : ID536 == 5 &amp;&amp; ID475 == "VND" | ID536 == 6 &amp;&amp; ID475 == "VND"  | ID536 == 7 &amp;&amp; ID475 == "VND" | ID536 == 8 &amp;&amp; ID475 == "VND" | ID536 == 9  &amp;&amp; ID475 == "VND" ? "донгов" : ID536 == 0 &amp;&amp; ID475 == "VND" ? "донгов" : ID474</w:expression>
          <w:visibility xml:space="preserve">ID475 == "AUD" | ID475 == "AED" | ID475 == "NZD" | ID475 == "NOK" | ID475 == "PLN" | ID475 == "RON" | ID475 == "XDR" | ID475 == "SGD" | ID475 == "TJS" | ID475 == "THB" | ID475 == "TRY" | ID475 == "TMT" | ID475 == "DKK" | ID475 == "HUF" | ID475 == "VND" </w:visibility>
        </w:value>
      </w:element>
      <w:element w:id="526" w:guid="884F2B5D-67E4-2B88-4489-C5DE2BB03B81" w:kind="variable" w:type="string" w:input="expression" w:required="false" w:uiHidden="true">
        <w:identifier xml:space="preserve">ID526</w:identifier>
        <w:name xml:space="preserve">Валюта (тех) род.пад. 2 ВРУЧНУЮ</w:name>
        <w:value>
          <w:expression xml:space="preserve">ID533 == 1 &amp;&amp; ID475 == "HKD" ? "гонконгский доллар" : ID533 == 2 &amp;&amp; ID475 == "HKD" | ID533 == 3 &amp;&amp; ID475 == "HKD" | ID533 == 4 &amp;&amp; ID475 == "HKD" ? "гонконгских доллара" : ID533 == 5 &amp;&amp; ID475 == "HKD" | ID533 == 6 &amp;&amp; ID475 == "HKD"  | ID533 == 7 &amp;&amp; ID475 == "HKD" | ID533 == 8 &amp;&amp; ID475 == "HKD" | ID533 == 9  &amp;&amp; ID475 == "HKD" ? "гонконгских долларов" : ID533 == 0 &amp;&amp; ID475 == "HKD" ? "гонконгских долларов" : ID475 == "GEL" ? "лари" : ID533 == 1 &amp;&amp; ID475 == "AZN" ? "азербайджанский манат" : ID533 == 2 &amp;&amp; ID475 == "AZN" | ID533 == 3 &amp;&amp; ID475 == "AZN" | ID533 == 4 &amp;&amp; ID475 == "AZN" ? "азербайджанских маната" : ID533 == 5 &amp;&amp; ID475 == "AZN" | ID533 == 6 &amp;&amp; ID475 == "AZN"  | ID533 == 7 &amp;&amp; ID475 == "AZN" | ID533 == 8 &amp;&amp; ID475 == "AZN" | ID533 == 9  &amp;&amp; ID475 == "AZN" ? "азербайджанских манатов" : ID533 == 0 &amp;&amp; ID475 == "AZN" ? "азербайджанских манатов" : ID533 == 1 &amp;&amp; ID475 == "GBP" ? "фунт стерлинга" : ID533 == 2 &amp;&amp; ID475 == "GBP" | ID533 == 3 &amp;&amp; ID475 == "GBP" | ID533 == 4 &amp;&amp; ID475 == "GBP" ? "фунта стерлинга" : ID533 == 5 &amp;&amp; ID475 == "GBP" | ID533 == 6 &amp;&amp; ID475 == "GBP"  | ID533 == 7 &amp;&amp; ID475 == "GBP" | ID533 == 8 &amp;&amp; ID475 == "GBP" | ID533 == 9  &amp;&amp; ID475 == "GBP" ? "фунтов стерлингов" : ID533 == 0 &amp;&amp; ID475 == "GBP" ? "фунтов стерлингов" : ID533 == 1 &amp;&amp; ID475 == "USD" ? "доллар США" : ID533 == 2 &amp;&amp; ID475 == "USD" | ID533 == 3 &amp;&amp; ID475 == "USD" | ID533 == 4 &amp;&amp; ID475 == "USD" ? "доллара США" : ID533 == 5 &amp;&amp; ID475 == "USD" | ID533 == 6 &amp;&amp; ID475 == "USD"  | ID533 == 7 &amp;&amp; ID475 == "USD" | ID533 == 8 &amp;&amp; ID475 == "USD" | ID533 == 9  &amp;&amp; ID475 == "USD" ? "долларов США" : ID533 == 0 &amp;&amp; ID475 == "USD" ? "долларов США" :  ID475 == "EUR" ? "евро" : ID533 == 1 &amp;&amp; ID475 == "EGP" ? "египетский фунт" : ID533 == 2 &amp;&amp; ID475 == "EGP" | ID533 == 3 &amp;&amp; ID475 == "EGP" | ID533 == 4 &amp;&amp; ID475 == "EGP" ? "египетских фунта" : ID533 == 5 &amp;&amp; ID475 == "EGP" | ID533 == 6 &amp;&amp; ID475 == "EGP"  | ID533 == 7 &amp;&amp; ID475 == "EGP" | ID533 == 8 &amp;&amp; ID475 == "EGP" | ID533 == 9  &amp;&amp; ID475 == "EGP" ? "египетских фунтов" : ID533 == 0 &amp;&amp; ID475 == "EGP" ? "египетских фунтов" :  ID475 == "INR" ? "индскийских рупий" : 475 == "IDR" ? "рупий" : 475 == "KZT" ? "тенге" : ID533 == 1 &amp;&amp; ID475 == "CAD" ? "канадский доллар" : ID533 == 2 &amp;&amp; ID475 == "CAD" | ID533 == 3 &amp;&amp; ID475 == "CAD" | ID533 == 4 &amp;&amp; ID475 == "CAD" ? "канадских доллара" : ID533 == 5 &amp;&amp; ID475 == "CAD" | ID533 == 6 &amp;&amp; ID475 == "CAD"  | ID533 == 7 &amp;&amp; ID475 == "CAD" | ID533 == 8 &amp;&amp; ID475 == "CAD" | ID533 == 9  &amp;&amp; ID475 == "CAD" ? "канадских долларов" : ID533 == 0 &amp;&amp; ID475 == "CAD" ? "канадских долларов" :  ID533 == 1 &amp;&amp; ID475 == "QAR" ? "катарский риал" : ID533 == 2 &amp;&amp; ID475 == "QAR" | ID533 == 3 &amp;&amp; ID475 == "QAR" | ID533 == 4 &amp;&amp; ID475 == "QAR" ? "катарских риала" : ID533 == 5 &amp;&amp; ID475 == "QAR" | ID533 == 6 &amp;&amp; ID475 == "QAR"  | ID533 == 7 &amp;&amp; ID475 == "QAR" | ID533 == 8 &amp;&amp; ID475 == "QAR" | ID533 == 9  &amp;&amp; ID475 == "QAR" ? "катарских риалов" : ID533 == 0 &amp;&amp; ID475 == "QAR" ? "катарских риалов" : ID533 == 1 &amp;&amp; ID475 == "KGS" ? "сом" : ID533 == 2 &amp;&amp; ID475 == "KGS" | ID533 == 3 &amp;&amp; ID475 == "KGS" | ID533 == 4 &amp;&amp; ID475 == "KGS" ? "сома" : ID533 == 5 &amp;&amp; ID475 == "KGS" | ID533 == 6 &amp;&amp; ID475 == "KGS"  | ID533 == 7 &amp;&amp; ID475 == "KGS" | ID533 == 8 &amp;&amp; ID475 == "KGS" | ID533 == 9  &amp;&amp; ID475 == "KGS" ? "сомов" : ID533 == 0 &amp;&amp; ID475 == "KGS" ? "сомов" : ID533 == 1 &amp;&amp; ID475 == "CNY" ? "юань" : ID533 == 2 &amp;&amp; ID475 == "CNY" | ID533 == 3 &amp;&amp; ID475 == "CNY" | ID533 == 4 &amp;&amp; ID475 == "CNY" ? "юаня" : ID533 == 5 &amp;&amp; ID475 == "CNY" | ID533 == 6 &amp;&amp; ID475 == "CNY"  | ID533 == 7 &amp;&amp; ID475 == "CNY" | ID533 == 8 &amp;&amp; ID475 == "CNY" | ID533 == 9  &amp;&amp; ID475 == "CNY" ? "юаней" : ID533 == 0 &amp;&amp; ID475 == "CNY" ? "юаней" : ID533 == 1 &amp;&amp; ID475 == "MDL" ? "молдавский лей" : ID533 == 2 &amp;&amp; ID475 == "MDL" | ID533 == 3 &amp;&amp; ID475 == "MDL" | ID533 == 4 &amp;&amp; ID475 == "MDL" ? "молдавских лея" : ID533 == 5 &amp;&amp; ID475 == "MDL" | ID533 == 6 &amp;&amp; ID475 == "MDL"  | ID533 == 7 &amp;&amp; ID475 == "MDL" | ID533 == 8 &amp;&amp; ID475 == "MDL" | ID533 == 9  &amp;&amp; ID475 == "MDL" ? "молдавских леев" : ID533 == 0 &amp;&amp; ID475 == "MDL" ? "молдавских леев" : ID533 == 1 &amp;&amp; ID475 == "UZS" ? "узбекский сум" : ID533 == 2 &amp;&amp; ID475 == "UZS" | ID533 == 3 &amp;&amp; ID475 == "UZS" | ID533 == 4 &amp;&amp; ID475 == "UZS" ? "узбекских сума" : ID533 == 5 &amp;&amp; ID475 == "UZS" | ID533 == 6 &amp;&amp; ID475 == "UZS"  | ID533 == 7 &amp;&amp; ID475 == "UZS" | ID533 == 8 &amp;&amp; ID475 == "UZS" | ID533 == 9  &amp;&amp; ID475 == "UZS" ? "узбекских сумов" : ID533 == 0 &amp;&amp; ID475 == "UZS" ? "узбекских сумов" : ID474</w:expression>
          <w:visibility xml:space="preserve">ID475 == "HKD" | ID475 == "GEL" | ID475 == "AZN" | ID475 == "GBP" | ID475 == "USD" | ID475 == "EUR" | ID475 == "EGP" | ID475 == "INR" | ID475 == "IDR" | ID475 == "KZT" | ID475 == "CAD" | ID475 == "QAR" | ID475 == "KGS" | ID475 == "CNY" | ID475 == "MDL" | ID475 == "UZS" </w:visibility>
        </w:value>
      </w:element>
      <w:element w:id="539" w:guid="C8CAD0F3-F98A-CF20-E8B1-4810C6800FFF" w:kind="variable" w:type="string" w:input="expression" w:required="false" w:uiHidden="true">
        <w:identifier xml:space="preserve">ID539</w:identifier>
        <w:name xml:space="preserve">Валюта (тех) род.пад. 2 авто</w:name>
        <w:value>
          <w:expression xml:space="preserve">ID536 == 1 &amp;&amp; ID475 == "HKD" ? "гонконгский доллар" : ID536 == 2 &amp;&amp; ID475 == "HKD" | ID536 == 3 &amp;&amp; ID475 == "HKD" | ID536 == 4 &amp;&amp; ID475 == "HKD" ? "гонконгских доллара" : ID536 == 5 &amp;&amp; ID475 == "HKD" | ID536 == 6 &amp;&amp; ID475 == "HKD"  | ID536 == 7 &amp;&amp; ID475 == "HKD" | ID536 == 8 &amp;&amp; ID475 == "HKD" | ID536 == 9  &amp;&amp; ID475 == "HKD" ? "гонконгских долларов" : ID536 == 0 &amp;&amp; ID475 == "HKD" ? "гонконгских долларов" : ID475 == "GEL" ? "лари" : ID536 == 1 &amp;&amp; ID475 == "AZN" ? "азербайджанский манат" : ID536 == 2 &amp;&amp; ID475 == "AZN" | ID536 == 3 &amp;&amp; ID475 == "AZN" | ID536 == 4 &amp;&amp; ID475 == "AZN" ? "азербайджанских маната" : ID536 == 5 &amp;&amp; ID475 == "AZN" | ID536 == 6 &amp;&amp; ID475 == "AZN"  | ID536 == 7 &amp;&amp; ID475 == "AZN" | ID536 == 8 &amp;&amp; ID475 == "AZN" | ID536 == 9  &amp;&amp; ID475 == "AZN" ? "азербайджанских манатов" : ID536 == 0 &amp;&amp; ID475 == "AZN" ? "азербайджанских манатов" : ID536 == 1 &amp;&amp; ID475 == "GBP" ? "фунт стерлинга" : ID536 == 2 &amp;&amp; ID475 == "GBP" | ID536 == 3 &amp;&amp; ID475 == "GBP" | ID536 == 4 &amp;&amp; ID475 == "GBP" ? "фунта стерлинга" : ID536 == 5 &amp;&amp; ID475 == "GBP" | ID536 == 6 &amp;&amp; ID475 == "GBP"  | ID536 == 7 &amp;&amp; ID475 == "GBP" | ID536 == 8 &amp;&amp; ID475 == "GBP" | ID536 == 9  &amp;&amp; ID475 == "GBP" ? "фунтов стерлингов" : ID536 == 0 &amp;&amp; ID475 == "GBP" ? "фунтов стерлингов" : ID536 == 1 &amp;&amp; ID475 == "USD" ? "доллар США" : ID536 == 2 &amp;&amp; ID475 == "USD" | ID536 == 3 &amp;&amp; ID475 == "USD" | ID536 == 4 &amp;&amp; ID475 == "USD" ? "доллара США" : ID536 == 5 &amp;&amp; ID475 == "USD" | ID536 == 6 &amp;&amp; ID475 == "USD"  | ID536 == 7 &amp;&amp; ID475 == "USD" | ID536 == 8 &amp;&amp; ID475 == "USD" | ID536 == 9  &amp;&amp; ID475 == "USD" ? "долларов США" : ID536 == 0 &amp;&amp; ID475 == "USD" ? "долларов США" :  ID475 == "EUR" ? "евро" : ID536 == 1 &amp;&amp; ID475 == "EGP" ? "египетский фунт" : ID536 == 2 &amp;&amp; ID475 == "EGP" | ID536 == 3 &amp;&amp; ID475 == "EGP" | ID536 == 4 &amp;&amp; ID475 == "EGP" ? "египетских фунта" : ID536 == 5 &amp;&amp; ID475 == "EGP" | ID536 == 6 &amp;&amp; ID475 == "EGP"  | ID536 == 7 &amp;&amp; ID475 == "EGP" | ID536 == 8 &amp;&amp; ID475 == "EGP" | ID536 == 9  &amp;&amp; ID475 == "EGP" ? "египетских фунтов" : ID536 == 0 &amp;&amp; ID475 == "EGP" ? "египетских фунтов" :  ID475 == "INR" ? "индийских рупий" : ID475 == "IDR" ? "рупий" : ID475 == "KZT" ? "тенге" : ID536 == 1 &amp;&amp; ID475 == "CAD" ? "канадский доллар" : ID536 == 2 &amp;&amp; ID475 == "CAD" | ID536 == 3 &amp;&amp; ID475 == "CAD" | ID536 == 4 &amp;&amp; ID475 == "CAD" ? "канадских доллара" : ID536 == 5 &amp;&amp; ID475 == "CAD" | ID536 == 6 &amp;&amp; ID475 == "CAD"  | ID536 == 7 &amp;&amp; ID475 == "CAD" | ID536 == 8 &amp;&amp; ID475 == "CAD" | ID536 == 9  &amp;&amp; ID475 == "CAD" ? "канадских долларов" : ID536 == 0 &amp;&amp; ID475 == "CAD" ? "канадских долларов" :  ID536 == 1 &amp;&amp; ID475 == "QAR" ? "катарский риал" : ID536 == 2 &amp;&amp; ID475 == "QAR" | ID536 == 3 &amp;&amp; ID475 == "QAR" | ID536 == 4 &amp;&amp; ID475 == "QAR" ? "катарских риала" : ID536 == 5 &amp;&amp; ID475 == "QAR" | ID536 == 6 &amp;&amp; ID475 == "QAR"  | ID536 == 7 &amp;&amp; ID475 == "QAR" | ID536 == 8 &amp;&amp; ID475 == "QAR" | ID536 == 9  &amp;&amp; ID475 == "QAR" ? "катарских риалов" : ID536 == 0 &amp;&amp; ID475 == "QAR" ? "катарских риалов" : ID536 == 1 &amp;&amp; ID475 == "KGS" ? "сом" : ID536 == 2 &amp;&amp; ID475 == "KGS" | ID536 == 3 &amp;&amp; ID475 == "KGS" | ID536 == 4 &amp;&amp; ID475 == "KGS" ? "сома" : ID536 == 5 &amp;&amp; ID475 == "KGS" | ID536 == 6 &amp;&amp; ID475 == "KGS"  | ID536 == 7 &amp;&amp; ID475 == "KGS" | ID536 == 8 &amp;&amp; ID475 == "KGS" | ID536 == 9  &amp;&amp; ID475 == "KGS" ? "сомов" : ID536 == 0 &amp;&amp; ID475 == "KGS" ? "сомов" : ID536 == 1 &amp;&amp; ID475 == "CNY" ? "юань" : ID536 == 2 &amp;&amp; ID475 == "CNY" | ID536 == 3 &amp;&amp; ID475 == "CNY" | ID536 == 4 &amp;&amp; ID475 == "CNY" ? "юаня" : ID536 == 5 &amp;&amp; ID475 == "CNY" | ID536 == 6 &amp;&amp; ID475 == "CNY"  | ID536 == 7 &amp;&amp; ID475 == "CNY" | ID536 == 8 &amp;&amp; ID475 == "CNY" | ID536 == 9  &amp;&amp; ID475 == "CNY" ? "юаней" : ID536 == 0 &amp;&amp; ID475 == "CNY" ? "юаней" : ID536 == 1 &amp;&amp; ID475 == "MDL" ? "молдавский лей" : ID536 == 2 &amp;&amp; ID475 == "MDL" | ID536 == 3 &amp;&amp; ID475 == "MDL" | ID536 == 4 &amp;&amp; ID475 == "MDL" ? "молдавских лея" : ID536 == 5 &amp;&amp; ID475 == "MDL" | ID536 == 6 &amp;&amp; ID475 == "MDL"  | ID536 == 7 &amp;&amp; ID475 == "MDL" | ID536 == 8 &amp;&amp; ID475 == "MDL" | ID536 == 9  &amp;&amp; ID475 == "MDL" ? "молдавских леев" : ID536 == 0 &amp;&amp; ID475 == "MDL" ? "молдавских леев" : ID536 == 1 &amp;&amp; ID475 == "UZS" ? "узбекский сум" : ID536 == 2 &amp;&amp; ID475 == "UZS" | ID536 == 3 &amp;&amp; ID475 == "UZS" | ID536 == 4 &amp;&amp; ID475 == "UZS" ? "узбекских сума" : ID536 == 5 &amp;&amp; ID475 == "UZS" | ID536 == 6 &amp;&amp; ID475 == "UZS"  | ID536 == 7 &amp;&amp; ID475 == "UZS" | ID536 == 8 &amp;&amp; ID475 == "UZS" | ID536 == 9  &amp;&amp; ID475 == "UZS" ? "узбекских сумов" : ID536 == 0 &amp;&amp; ID475 == "UZS" ? "узбекских сумов" : ID474</w:expression>
          <w:visibility xml:space="preserve">ID475 == "HKD" | ID475 == "GEL" | ID475 == "AZN" | ID475 == "GBP" | ID475 == "USD" | ID475 == "EUR" | ID475 == "EGP" | ID475 == "INR" | ID475 == "IDR" | ID475 == "KZT" | ID475 == "CAD" | ID475 == "QAR" | ID475 == "KGS" | ID475 == "CNY" | ID475 == "MDL" | ID475 == "UZS" </w:visibility>
        </w:value>
      </w:element>
      <w:element w:id="527" w:guid="F0F3FACB-4DE9-3178-9778-3DD3BE443D9F" w:kind="variable" w:type="string" w:input="expression" w:required="false" w:uiHidden="true">
        <w:identifier xml:space="preserve">ID527</w:identifier>
        <w:name xml:space="preserve">Валюта (тех) род.пад. 3 ВРУЧНУЮ</w:name>
        <w:value>
          <w:expression xml:space="preserve">ID475 == "UAH" ? "гривен" : ID533 == 1 &amp;&amp; ID475 == "CZK" ? "чешская крона" : ID533 == 2 &amp;&amp; ID475 == "CZK" | ID533 == 3 &amp;&amp; ID475 == "CZK" | ID533 == 4 &amp;&amp; ID475 == "CZK" ? "чешских крона" : ID533 == 5 &amp;&amp; ID475 == "CZK" | ID533 == 6 &amp;&amp; ID475 == "CZK"  | ID533 == 7 &amp;&amp; ID475 == "CZK" | ID533 == 8 &amp;&amp; ID475 == "CZK" | ID533 == 9  &amp;&amp; ID475 == "CZK" ? "чешских крон" : ID533 == 0 &amp;&amp; ID475 == "CZK" ? "чешских крон" : ID533 == 1 &amp;&amp; ID475 == "SEK" ? "шведская крона" : ID533 == 2 &amp;&amp; ID475 == "SEK" | ID533 == 3 &amp;&amp; ID475 == "SEK" | ID533 == 4 &amp;&amp; ID475 == "SEK" ? "шведских крона" : ID533 == 5 &amp;&amp; ID475 == "SEK" | ID533 == 6 &amp;&amp; ID475 == "SEK"  | ID533 == 7 &amp;&amp; ID475 == "SEK" | ID533 == 8 &amp;&amp; ID475 == "SEK" | ID533 == 9  &amp;&amp; ID475 == "SEK" ? "шведских крон" : ID533 == 0 &amp;&amp; ID475 == "SEK" ? "шведских крон" : ID533 == 1 &amp;&amp; ID475 == "CHF" ? "швейцарский франк" : ID533 == 2 &amp;&amp; ID475 == "CHF" | ID533 == 3 &amp;&amp; ID475 == "CHF" | ID533 == 4 &amp;&amp; ID475 == "CHF" ? "швейцарских франка" : ID533 == 5 &amp;&amp; ID475 == "CHF" | ID533 == 6 &amp;&amp; ID475 == "CHF"  | ID533 == 7 &amp;&amp; ID475 == "CHF" | ID533 == 8 &amp;&amp; ID475 == "CHF" | ID533 == 9  &amp;&amp; ID475 == "CHF" ? "швейцарских франков" : ID533 == 0 &amp;&amp; ID475 == "CHF" ? "швейцарских франков" : ID533 == 1 &amp;&amp; ID475 == "RSD" ? "сербский динар" : ID533 == 2 &amp;&amp; ID475 == "RSD" | ID533 == 3 &amp;&amp; ID475 == "RSD" | ID533 == 4 &amp;&amp; ID475 == "RSD" ? "сербских динара" : ID533 == 5 &amp;&amp; ID475 == "RSD" | ID533 == 6 &amp;&amp; ID475 == "RSD"  | ID533 == 7 &amp;&amp; ID475 == "RSD" | ID533 == 8 &amp;&amp; ID475 == "RSD" | ID533 == 9  &amp;&amp; ID475 == "RSD" ? "сербских динаров" : ID533 == 0 &amp;&amp; ID475 == "RSD" ? "сербских динаров" : ID533 == 1 &amp;&amp; ID475 == "ZAR" ? "ренд" : ID533 == 2 &amp;&amp; ID475 == "ZAR" | ID533 == 3 &amp;&amp; ID475 == "ZAR" | ID533 == 4 &amp;&amp; ID475 == "ZAR" ? "ренда" : ID533 == 5 &amp;&amp; ID475 == "ZAR" | ID533 == 6 &amp;&amp; ID475 == "ZAR"  | ID533 == 7 &amp;&amp; ID475 == "ZAR" | ID533 == 8 &amp;&amp; ID475 == "ZAR" | ID533 == 9  &amp;&amp; ID475 == "ZAR" ? "рендов" : ID533 == 0 &amp;&amp; ID475 == "ZAR" ? "рендов" : ID533 == 1 &amp;&amp; ID475 == "KRW" ? "вона" : ID533 == 2 &amp;&amp; ID475 == "KRW" | ID533 == 3 &amp;&amp; ID475 == "KRW" | ID533 == 4 &amp;&amp; ID475 == "KRW" ? "воны" : ID533 == 5 &amp;&amp; ID475 == "KRW" | ID533 == 6 &amp;&amp; ID475 == "KRW"  | ID533 == 7 &amp;&amp; ID475 == "KRW" | ID533 == 8 &amp;&amp; ID475 == "KRW" | ID533 == 9  &amp;&amp; ID475 == "KRW" ? "вон" : ID533 == 0 &amp;&amp; ID475 == "KRW" ? "вон" : ID533 == 1 &amp;&amp; ID475 == "JPY" ? "иена" : ID533 == 2 &amp;&amp; ID475 == "JPY" | ID533 == 3 &amp;&amp; ID475 == "JPY" | ID533 == 4 &amp;&amp; ID475 == "JPY" ? "иены" : ID533 == 5 &amp;&amp; ID475 == "JPY" | ID533 == 6 &amp;&amp; ID475 == "JPY"  | ID533 == 7 &amp;&amp; ID475 == "JPY" | ID533 == 8 &amp;&amp; ID475 == "JPY" | ID533 == 9  &amp;&amp; ID475 == "JPY" ? "иен" : ID533 == 0 &amp;&amp; ID475 == "JPY" ? "иен" : ID533 == 1 &amp;&amp; ID475 == "AMD" ? "армянский драм" : ID533 == 2 &amp;&amp; ID475 == "AMD" | ID533 == 3 &amp;&amp; ID475 == "AMD" | ID533 == 4 &amp;&amp; ID475 == "AMD" ? "армянских драма" : ID533 == 5 &amp;&amp; ID475 == "AMD" | ID533 == 6 &amp;&amp; ID475 == "AMD"  | ID533 == 7 &amp;&amp; ID475 == "AMD" | ID533 == 8 &amp;&amp; ID475 == "AMD" | ID533 == 9  &amp;&amp; ID475 == "AMD" ? "армянских драмов" : ID533 == 0 &amp;&amp; ID475 == "AMD" ? "армянских драмов" : ID533 == 1 &amp;&amp; ID475 == "BYN" ? "белорусский рубль" : ID533 == 2 &amp;&amp; ID475 == "BYN" | ID533 == 3 &amp;&amp; ID475 == "BYN" | ID533 == 4 &amp;&amp; ID475 == "BYN" ? "белорусских рубля" : ID533 == 5 &amp;&amp; ID475 == "BYN" | ID533 == 6 &amp;&amp; ID475 == "BYN"  | ID533 == 7 &amp;&amp; ID475 == "BYN" | ID533 == 8 &amp;&amp; ID475 == "BYN" | ID533 == 9  &amp;&amp; ID475 == "BYN" ? "белорусских рублей" : ID533 == 0 &amp;&amp; ID475 == "BYN" ? "белорусских рублей" : ID533 == 1 &amp;&amp; ID475 == "BGN" ? "болгарский лев" : ID533 == 2 &amp;&amp; ID475 == "BGN" | ID533 == 3 &amp;&amp; ID475 == "BGN" | ID533 == 4 &amp;&amp; ID475 == "BGN" ? "болгарских лева" : ID533 == 5 &amp;&amp; ID475 == "BGN" | ID533 == 6 &amp;&amp; ID475 == "BGN"  | ID533 == 7 &amp;&amp; ID475 == "BGN" | ID533 == 8 &amp;&amp; ID475 == "BGN" | ID533 == 9  &amp;&amp; ID475 == "BGN" ? "болгарских левов" : ID533 == 0 &amp;&amp; ID475 == "BGN" ? "болгарских левов" : ID533 == 1 &amp;&amp; ID475 == "BRL" ? "бразильский реал" : ID533 == 2 &amp;&amp; ID475 == "BRL" | ID533 == 3 &amp;&amp; ID475 == "BRL" | ID533 == 4 &amp;&amp; ID475 == "BRL" ? "бразильских реала" : ID533 == 5 &amp;&amp; ID475 == "BRL" | ID533 == 6 &amp;&amp; ID475 == "BRL"  | ID533 == 7 &amp;&amp; ID475 == "BRL" | ID533 == 8 &amp;&amp; ID475 == "BRL" | ID533 == 9  &amp;&amp; ID475 == "BRL" ? "бразильских реалов" : ID533 == 0 &amp;&amp; ID475 == "BRL" ? "бразильских реалов" : ID474</w:expression>
          <w:visibility xml:space="preserve">ID475 == "UAH" | ID475 == "CZK" | ID475 == "SEK" | ID475 == "CHF" | ID475 == "RSD" | ID475 == "ZAR" | ID475 == "KRW" | ID475 == "JPY" | ID475 == "AMD" | ID475 == "BYN" | ID475 == "BGN" | ID475 == "BRL"</w:visibility>
        </w:value>
      </w:element>
      <w:element w:id="540" w:guid="B8EB404E-FFE1-E2D8-3649-2F2C1460B92B" w:kind="variable" w:type="string" w:input="expression" w:required="false" w:uiHidden="true">
        <w:identifier xml:space="preserve">ID540</w:identifier>
        <w:name xml:space="preserve">Валюта (тех) род.пад. 3 авто</w:name>
        <w:value>
          <w:expression xml:space="preserve">ID475 == "UAH" ? "гривен" : ID536 == 1 &amp;&amp; ID475 == "CZK" ? "чешская крона" : ID536 == 2 &amp;&amp; ID475 == "CZK" | ID536 == 3 &amp;&amp; ID475 == "CZK" | ID536 == 4 &amp;&amp; ID475 == "CZK" ? "чешских крона" : ID536 == 5 &amp;&amp; ID475 == "CZK" | ID536 == 6 &amp;&amp; ID475 == "CZK"  | ID536 == 7 &amp;&amp; ID475 == "CZK" | ID536 == 8 &amp;&amp; ID475 == "CZK" | ID536 == 9  &amp;&amp; ID475 == "CZK" ? "чешских крон" : ID536 == 0 &amp;&amp; ID475 == "CZK" ? "чешских крон" : ID536 == 1 &amp;&amp; ID475 == "SEK" ? "шведская крона" : ID536 == 2 &amp;&amp; ID475 == "SEK" | ID536 == 3 &amp;&amp; ID475 == "SEK" | ID536 == 4 &amp;&amp; ID475 == "SEK" ? "шведских крона" : ID536 == 5 &amp;&amp; ID475 == "SEK" | ID536 == 6 &amp;&amp; ID475 == "SEK"  | ID536 == 7 &amp;&amp; ID475 == "SEK" | ID536 == 8 &amp;&amp; ID475 == "SEK" | ID536 == 9  &amp;&amp; ID475 == "SEK" ? "шведских крон" : ID536 == 0 &amp;&amp; ID475 == "SEK" ? "шведских крон" : ID536 == 1 &amp;&amp; ID475 == "CHF" ? "швейцарский франк" : ID536 == 2 &amp;&amp; ID475 == "CHF" | ID536 == 3 &amp;&amp; ID475 == "CHF" | ID536 == 4 &amp;&amp; ID475 == "CHF" ? "швейцарских франка" : ID536 == 5 &amp;&amp; ID475 == "CHF" | ID536 == 6 &amp;&amp; ID475 == "CHF"  | ID536 == 7 &amp;&amp; ID475 == "CHF" | ID536 == 8 &amp;&amp; ID475 == "CHF" | ID536 == 9  &amp;&amp; ID475 == "CHF" ? "швейцарских франков" : ID536 == 0 &amp;&amp; ID475 == "CHF" ? "швейцарских франков" : ID536 == 1 &amp;&amp; ID475 == "RSD" ? "сербский динар" : ID536 == 2 &amp;&amp; ID475 == "RSD" | ID536 == 3 &amp;&amp; ID475 == "RSD" | ID536 == 4 &amp;&amp; ID475 == "RSD" ? "сербских динара" : ID536 == 5 &amp;&amp; ID475 == "RSD" | ID536 == 6 &amp;&amp; ID475 == "RSD"  | ID536 == 7 &amp;&amp; ID475 == "RSD" | ID536 == 8 &amp;&amp; ID475 == "RSD" | ID536 == 9  &amp;&amp; ID475 == "RSD" ? "сербских динаров" : ID536 == 0 &amp;&amp; ID475 == "RSD" ? "сербских динаров" : ID536 == 1 &amp;&amp; ID475 == "ZAR" ? "ренд" : ID536 == 2 &amp;&amp; ID475 == "ZAR" | ID536 == 3 &amp;&amp; ID475 == "ZAR" | ID536 == 4 &amp;&amp; ID475 == "ZAR" ? "ренда" : ID536 == 5 &amp;&amp; ID475 == "ZAR" | ID536 == 6 &amp;&amp; ID475 == "ZAR"  | ID536 == 7 &amp;&amp; ID475 == "ZAR" | ID536 == 8 &amp;&amp; ID475 == "ZAR" | ID536 == 9  &amp;&amp; ID475 == "ZAR" ? "рендов" : ID536 == 0 &amp;&amp; ID475 == "ZAR" ? "рендов" : ID536 == 1 &amp;&amp; ID475 == "KRW" ? "вона" : ID536 == 2 &amp;&amp; ID475 == "KRW" | ID536 == 3 &amp;&amp; ID475 == "KRW" | ID536 == 4 &amp;&amp; ID475 == "KRW" ? "воны" : ID536 == 5 &amp;&amp; ID475 == "KRW" | ID536 == 6 &amp;&amp; ID475 == "KRW"  | ID536 == 7 &amp;&amp; ID475 == "KRW" | ID536 == 8 &amp;&amp; ID475 == "KRW" | ID536 == 9  &amp;&amp; ID475 == "KRW" ? "вон" : ID536 == 0 &amp;&amp; ID475 == "KRW" ? "вон" : ID536 == 1 &amp;&amp; ID475 == "JPY" ? "иена" : ID536 == 2 &amp;&amp; ID475 == "JPY" | ID536 == 3 &amp;&amp; ID475 == "JPY" | ID536 == 4 &amp;&amp; ID475 == "JPY" ? "иены" : ID536 == 5 &amp;&amp; ID475 == "JPY" | ID536 == 6 &amp;&amp; ID475 == "JPY"  | ID536 == 7 &amp;&amp; ID475 == "JPY" | ID536 == 8 &amp;&amp; ID475 == "JPY" | ID536 == 9  &amp;&amp; ID475 == "JPY" ? "иен" : ID536 == 0 &amp;&amp; ID475 == "JPY" ? "иен" : ID536 == 1 &amp;&amp; ID475 == "AMD" ? "армянский драм" : ID536 == 2 &amp;&amp; ID475 == "AMD" | ID536 == 3 &amp;&amp; ID475 == "AMD" | ID536 == 4 &amp;&amp; ID475 == "AMD" ? "армянских драма" : ID536 == 5 &amp;&amp; ID475 == "AMD" | ID536 == 6 &amp;&amp; ID475 == "AMD"  | ID536 == 7 &amp;&amp; ID475 == "AMD" | ID536 == 8 &amp;&amp; ID475 == "AMD" | ID536 == 9  &amp;&amp; ID475 == "AMD" ? "армянских драмов" : ID536 == 0 &amp;&amp; ID475 == "AMD" ? "армянских драмов" : ID536 == 1 &amp;&amp; ID475 == "BYN" ? "белорусский рубль" : ID536 == 2 &amp;&amp; ID475 == "BYN" | ID536 == 3 &amp;&amp; ID475 == "BYN" | ID536 == 4 &amp;&amp; ID475 == "BYN" ? "белорусских рубля" : ID536 == 5 &amp;&amp; ID475 == "BYN" | ID536 == 6 &amp;&amp; ID475 == "BYN"  | ID536 == 7 &amp;&amp; ID475 == "BYN" | ID536 == 8 &amp;&amp; ID475 == "BYN" | ID536 == 9  &amp;&amp; ID475 == "BYN" ? "белорусских рублей" : ID536 == 0 &amp;&amp; ID475 == "BYN" ? "белорусских рублей" : ID536 == 1 &amp;&amp; ID475 == "BGN" ? "болгарский лев" : ID536 == 2 &amp;&amp; ID475 == "BGN" | ID536 == 3 &amp;&amp; ID475 == "BGN" | ID536 == 4 &amp;&amp; ID475 == "BGN" ? "болгарских лева" : ID536 == 5 &amp;&amp; ID475 == "BGN" | ID536 == 6 &amp;&amp; ID475 == "BGN"  | ID536 == 7 &amp;&amp; ID475 == "BGN" | ID536 == 8 &amp;&amp; ID475 == "BGN" | ID536 == 9  &amp;&amp; ID475 == "BGN" ? "болгарских левов" : ID536 == 0 &amp;&amp; ID475 == "BGN" ? "болгарских левов" : ID536 == 1 &amp;&amp; ID475 == "BRL" ? "бразильский реал" : ID536 == 2 &amp;&amp; ID475 == "BRL" | ID536 == 3 &amp;&amp; ID475 == "BRL" | ID536 == 4 &amp;&amp; ID475 == "BRL" ? "бразильских реала" : ID536 == 5 &amp;&amp; ID475 == "BRL" | ID536 == 6 &amp;&amp; ID475 == "BRL"  | ID536 == 7 &amp;&amp; ID475 == "BRL" | ID536 == 8 &amp;&amp; ID475 == "BRL" | ID536 == 9  &amp;&amp; ID475 == "BRL" ? "бразильских реалов" : ID536 == 0 &amp;&amp; ID475 == "BRL" ? "бразильских реалов" : ID474</w:expression>
          <w:visibility xml:space="preserve">ID475 == "UAH" | ID475 == "CZK" | ID475 == "SEK" | ID475 == "CHF" | ID475 == "RSD" | ID475 == "ZAR" | ID475 == "KRW" | ID475 == "JPY" | ID475 == "AMD" | ID475 == "BYN" | ID475 == "BGN" | ID475 == "BRL"</w:visibility>
        </w:value>
      </w:element>
      <w:element w:id="529" w:guid="D0BBA777-8412-F678-EBF4-09113F203703" w:kind="variable" w:type="string" w:input="expression" w:required="false" w:uiHidden="true">
        <w:identifier xml:space="preserve">ID529</w:identifier>
        <w:name xml:space="preserve">Валюта (тех) род.пад. ндс вручную</w:name>
        <w:value>
          <w:expression xml:space="preserve">ID532 == 1 &amp;&amp; ID475 == "AUD" ? "австралийский доллар" : ID532 == 2 &amp;&amp; ID475 == "AUD" | ID532 == 3 &amp;&amp; ID475 == "AUD" | ID532 == 4 &amp;&amp; ID475 == "AUD" ? "австралийских доллара" : ID532 == 5 &amp;&amp; ID475 == "AUD" | ID532 == 6 &amp;&amp; ID475 == "AUD"  | ID532 == 7 &amp;&amp; ID475 == "AUD" | ID532 == 8 &amp;&amp; ID475 == "AUD" | ID532 == 9  &amp;&amp; ID475 == "AUD" ? "австралийских долларов" : ID532 == 0 &amp;&amp; ID475 == "AUD" ? "австралийских долларов" : ID475 == "AED" ? "дирхам ОАЭ" : ID532 == 1 &amp;&amp; ID475 == "NZD" ? "новозеландский доллар" : ID532 == 2 &amp;&amp; ID475 == "NZD" | ID532 == 3 &amp;&amp; ID475 == "NZD" | ID532 == 4 &amp;&amp; ID475 == "NZD" ? "новозеланских доллара" : ID532 == 5 &amp;&amp; ID475 == "NZD" | ID532 == 6 &amp;&amp; ID475 == "NZD"  | ID532 == 7 &amp;&amp; ID475 == "NZD" | ID532 == 8 &amp;&amp; ID475 == "NZD" | ID532 == 9  &amp;&amp; ID475 == "NZD" ? "новозеландских долларов" : ID532 == 0 &amp;&amp; ID475 == "NZD" ? "новозеландских долларов" : ID475 == "NOK" ? "норвежских крон" : ID532 == 1 &amp;&amp; ID475 == "PLN" ? "злотый" : ID532 == 2 &amp;&amp; ID475 == "PLN" | ID532 == 3 &amp;&amp; ID475 == "PLN" | ID532 == 4 &amp;&amp; ID475 == "PLN" ? "злотых" : ID532 == 5 &amp;&amp; ID475 == "PLN" | ID532 == 6 &amp;&amp; ID475 == "PLN"  | ID532 == 7 &amp;&amp; ID475 == "PLN" | ID532 == 8 &amp;&amp; ID475 == "PLN" | ID532 == 9  &amp;&amp; ID475 == "PLN" ? "злотых" : ID532 == 0 &amp;&amp; ID475 == "PLN" ? "злотых" :  ID532 == 1 &amp;&amp; ID475 == "RON" ? "румынский лей" : ID532 == 2 &amp;&amp; ID475 == "RON" | ID532 == 3 &amp;&amp; ID475 == "RON" | ID532 == 4 &amp;&amp; ID475 == "RON" ? "румынских лея" : ID532 == 5 &amp;&amp; ID475 == "RON" | ID532 == 6 &amp;&amp; ID475 == "RON"  | ID532 == 7 &amp;&amp; ID475 == "RON" | ID532 == 8 &amp;&amp; ID475 == "PLN" | ID532 == 9  &amp;&amp; ID475 == "RON" ? "румынских леев" : ID532 == 0 &amp;&amp; ID475 == "RON" ? "румынских леев" : ID475 == "XDR" ? "СДР" : ID532 == 1 &amp;&amp; ID475 == "SGD" ? "сингапурский доллар" : ID532 == 2 &amp;&amp; ID475 == "SGD" | ID532 == 3 &amp;&amp; ID475 == "SGD" | ID532 == 4 &amp;&amp; ID475 == "SGD" ? "сингапурских доллара" : ID532 == 5 &amp;&amp; ID475 == "SGD" | ID532 == 6 &amp;&amp; ID475 == "SGD"  | ID532 == 7 &amp;&amp; ID475 == "SGD" | ID532 == 8 &amp;&amp; ID475 == "SGD" | ID532 == 9  &amp;&amp; ID475 == "SGD" ? "сингапурских долларов" : ID532 == 0 &amp;&amp; ID475 == "SGD" ? "сингапурских долларов" : ID475 == "TJS" ? "сомони" : ID532 == 1 &amp;&amp; ID475 == "THB" ? "бат" : ID532 == 2 &amp;&amp; ID475 == "THB" | ID532 == 3 &amp;&amp; ID475 == "THB" | ID532 == 4 &amp;&amp; ID475 == "THB" ? "бата" : ID532 == 5 &amp;&amp; ID475 == "THB" | ID532 == 6 &amp;&amp; ID475 == "THB"  | ID532 == 7 &amp;&amp; ID475 == "THB" | ID532 == 8 &amp;&amp; ID475 == "THB" | ID532 == 9  &amp;&amp; ID475 == "THB" ? "батов" : ID532 == 0 &amp;&amp; ID475 == "THB" ? "батов" : ID532 == 1 &amp;&amp; ID475 == "TRY" ? "турецкая лира" : ID532 == 2 &amp;&amp; ID475 == "TRY" | ID532 == 3 &amp;&amp; ID475 == "TRY" | ID532 == 4 &amp;&amp; ID475 == "TRY" ? "турецких лир" : ID532 == 5 &amp;&amp; ID475 == "TRY" | ID532 == 6 &amp;&amp; ID475 == "TRY"  | ID532 == 7 &amp;&amp; ID475 == "TRY" | ID532 == 8 &amp;&amp; ID475 == "TRY" | ID532 == 9  &amp;&amp; ID475 == "TRY" ? "турецких лир" : ID532 == 0 &amp;&amp; ID475 == "TRY " ? "турецких лир " : ID532 == 1 &amp;&amp; ID475 == "TMT" ? "новый туркменский манат" : ID532 == 2 &amp;&amp; ID475 == "TMT" | ID532 == 3 &amp;&amp; ID475 == "TMT" | ID532 == 4 &amp;&amp; ID475 == "TMT" ? "новых туркменских маната" : ID532 == 5 &amp;&amp; ID475 == "TMT" | ID532 == 6 &amp;&amp; ID475 == "TMT"  | ID532 == 7 &amp;&amp; ID475 == "TMT" | ID532 == 8 &amp;&amp; ID475 == "TMT" | ID532 == 9  &amp;&amp; ID475 == "TMT" ? "новых туркменских манатов" : ID532 == 0 &amp;&amp; ID475 == "TMT" ? "новых туркменских манатов" : ID532 == 1 &amp;&amp; ID475 == "DKK" ? "датская крона" : ID532 == 2 &amp;&amp; ID475 == "DKK" | ID532 == 3 &amp;&amp; ID475 == "DKK" | ID532 == 4 &amp;&amp; ID475 == "DKK" ? "датские кроны" : ID532 == 5 &amp;&amp; ID475 == "DKK" | ID532 == 6 &amp;&amp; ID475 == "DKK"  | ID532 == 7 &amp;&amp; ID475 == "DKK" | ID532 == 8 &amp;&amp; ID475 == "DKK" | ID532 == 9  &amp;&amp; ID475 == "DKK" ? "датских крон" : ID532 == 0 &amp;&amp; ID475 == "DKK" ? "датских крон" : ID532 == 1 &amp;&amp; ID475 == "HUF" ? "форинт" : ID532 == 2 &amp;&amp; ID475 == "HUF" | ID532 == 3 &amp;&amp; ID475 == "HUF" | ID532 == 4 &amp;&amp; ID475 == "HUF" ? "форинта" : ID532 == 5 &amp;&amp; ID475 == "HUF" | ID532 == 6 &amp;&amp; ID475 == "HUF"  | ID532 == 7 &amp;&amp; ID475 == "HUF" | ID532 == 8 &amp;&amp; ID475 == "HUF" | ID532 == 9  &amp;&amp; ID475 == "HUF" ? "форинтов" : ID532 == 0 &amp;&amp; ID475 == "HUF" ? "форинтов" : ID532 == 1 &amp;&amp; ID475 == "VND" ? "донг" : ID532 == 2 &amp;&amp; ID475 == "VND" | ID532 == 3 &amp;&amp; ID475 == "VND" | ID532 == 4 &amp;&amp; ID475 == "VND" ? "донга" : ID532 == 5 &amp;&amp; ID475 == "VND" | ID532 == 6 &amp;&amp; ID475 == "VND"  | ID532 == 7 &amp;&amp; ID475 == "VND" | ID532 == 8 &amp;&amp; ID475 == "VND" | ID532 == 9  &amp;&amp; ID475 == "VND" ? "донгов" : ID532 == 0 &amp;&amp; ID475 == "VND" ? "донгов" : ID474</w:expression>
          <w:visibility xml:space="preserve">ID475 == "AUD" | ID475 == "AED" | ID475 == "NZD" | ID475 == "NOK" | ID475 == "PLN" | ID475 == "RON" | ID475 == "XDR" | ID475 == "SGD" | ID475 == "TJS" | ID475 == "THB" | ID475 == "TRY" | ID475 == "TMT" | ID475 == "DKK" | ID475 == "HUF" | ID475 == "VND" </w:visibility>
        </w:value>
      </w:element>
      <w:element w:id="541" w:guid="88D9C616-9EF8-E610-22BA-9AFF8250ADC9" w:kind="variable" w:type="string" w:input="expression" w:required="false" w:uiHidden="true">
        <w:identifier xml:space="preserve">ID541</w:identifier>
        <w:name xml:space="preserve">Валюта (тех) род.пад. ндс авто</w:name>
        <w:value>
          <w:expression xml:space="preserve">ID538 == 1 &amp;&amp; ID475 == "AUD" ? "австралийский доллар" : ID538 == 2 &amp;&amp; ID475 == "AUD" | ID538 == 3 &amp;&amp; ID475 == "AUD" | ID538 == 4 &amp;&amp; ID475 == "AUD" ? "австралийских доллара" : ID538 == 5 &amp;&amp; ID475 == "AUD" | ID538 == 6 &amp;&amp; ID475 == "AUD"  | ID538 == 7 &amp;&amp; ID475 == "AUD" | ID538 == 8 &amp;&amp; ID475 == "AUD" | ID538 == 9  &amp;&amp; ID475 == "AUD" ? "австралийских долларов" : ID538 == 0 &amp;&amp; ID475 == "AUD" ? "австралийских долларов" : ID475 == "AED" ? "дирхам ОАЭ" : ID538 == 1 &amp;&amp; ID475 == "NZD" ? "новозеландский доллар" : ID538 == 2 &amp;&amp; ID475 == "NZD" | ID538 == 3 &amp;&amp; ID475 == "NZD" | ID538 == 4 &amp;&amp; ID475 == "NZD" ? "новозеланских доллара" : ID538 == 5 &amp;&amp; ID475 == "NZD" | ID538 == 6 &amp;&amp; ID475 == "NZD"  | ID538 == 7 &amp;&amp; ID475 == "NZD" | ID538 == 8 &amp;&amp; ID475 == "NZD" | ID538 == 9  &amp;&amp; ID475 == "NZD" ? "новозеландских долларов" : ID538 == 0 &amp;&amp; ID475 == "NZD" ? "новозеландских долларов" : ID475 == "NOK" ? "норвежских крон" : ID538 == 1 &amp;&amp; ID475 == "PLN" ? "злотый" : ID538 == 2 &amp;&amp; ID475 == "PLN" | ID538 == 3 &amp;&amp; ID475 == "PLN" | ID538 == 4 &amp;&amp; ID475 == "PLN" ? "злотых" : ID538 == 5 &amp;&amp; ID475 == "PLN" | ID538 == 6 &amp;&amp; ID475 == "PLN"  | ID538 == 7 &amp;&amp; ID475 == "PLN" | ID538 == 8 &amp;&amp; ID475 == "PLN" | ID538 == 9  &amp;&amp; ID475 == "PLN" ? "злотых" : ID538 == 0 &amp;&amp; ID475 == "PLN" ? "злотых" :  ID538 == 1 &amp;&amp; ID475 == "RON" ? "румынский лей" : ID538 == 2 &amp;&amp; ID475 == "RON" | ID538 == 3 &amp;&amp; ID475 == "RON" | ID538 == 4 &amp;&amp; ID475 == "RON" ? "румынских лея" : ID538 == 5 &amp;&amp; ID475 == "RON" | ID538 == 6 &amp;&amp; ID475 == "RON"  | ID538 == 7 &amp;&amp; ID475 == "RON" | ID538 == 8 &amp;&amp; ID475 == "RON" | ID538 == 9  &amp;&amp; ID475 == "RON" ? "румынских леев" : ID538 == 0 &amp;&amp; ID475 == "RON" ? "румынских леев" : ID475 == "XDR" ? "СДР" : ID538 == 1 &amp;&amp; ID475 == "SGD" ? "сингапурский доллар" : ID538 == 2 &amp;&amp; ID475 == "SGD" | ID538 == 3 &amp;&amp; ID475 == "SGD" | ID538 == 4 &amp;&amp; ID475 == "SGD" ? "сингапурских доллара" : ID538 == 5 &amp;&amp; ID475 == "SGD" | ID538 == 6 &amp;&amp; ID475 == "SGD"  | ID538 == 7 &amp;&amp; ID475 == "SGD" | ID538 == 8 &amp;&amp; ID475 == "SGD" | ID538 == 9  &amp;&amp; ID475 == "SGD" ? "сингапурских долларов" : ID538 == 0 &amp;&amp; ID475 == "SGD" ? "сингапурских долларов" : ID475 == "TJS" ? "сомони" : ID538 == 1 &amp;&amp; ID475 == "THB" ? "бат" : ID538 == 2 &amp;&amp; ID475 == "THB" | ID538 == 3 &amp;&amp; ID475 == "THB" | ID538 == 4 &amp;&amp; ID475 == "THB" ? "бата" : ID538 == 5 &amp;&amp; ID475 == "THB" | ID538 == 6 &amp;&amp; ID475 == "THB"  | ID538 == 7 &amp;&amp; ID475 == "THB" | ID538 == 8 &amp;&amp; ID475 == "THB" | ID538 == 9  &amp;&amp; ID475 == "THB" ? "батов" : ID538 == 0 &amp;&amp; ID475 == "THB" ? "батов" : ID538 == 1 &amp;&amp; ID475 == "TRY" ? "турецкая лира" : ID538 == 2 &amp;&amp; ID475 == "TRY" | ID538 == 3 &amp;&amp; ID475 == "TRY" | ID538 == 4 &amp;&amp; ID475 == "TRY" ? "турецких лир" : ID538 == 5 &amp;&amp; ID475 == "TRY" | ID538 == 6 &amp;&amp; ID475 == "TRY"  | ID538 == 7 &amp;&amp; ID475 == "TRY" | ID538 == 8 &amp;&amp; ID475 == "TRY" | ID538 == 9  &amp;&amp; ID475 == "TRY" ? "турецких лир" : ID538 == 0 &amp;&amp; ID475 == "TRY " ? "турецких лир " : ID538 == 1 &amp;&amp; ID475 == "TMT" ? "новый туркменский манат" : ID538 == 2 &amp;&amp; ID475 == "TMT" | ID538 == 3 &amp;&amp; ID475 == "TMT" | ID538 == 4 &amp;&amp; ID475 == "TMT" ? "новых туркменских маната" : ID538 == 5 &amp;&amp; ID475 == "TMT" | ID538 == 6 &amp;&amp; ID475 == "TMT"  | ID538 == 7 &amp;&amp; ID475 == "TMT" | ID538 == 8 &amp;&amp; ID475 == "TMT" | ID538 == 9  &amp;&amp; ID475 == "TMT" ? "новых туркменских манатов" : ID538 == 0 &amp;&amp; ID475 == "TMT" ? "новых туркменских манатов" : ID538 == 1 &amp;&amp; ID475 == "DKK" ? "датская крона" : ID538 == 2 &amp;&amp; ID475 == "DKK" | ID538 == 3 &amp;&amp; ID475 == "DKK" | ID538 == 4 &amp;&amp; ID475 == "DKK" ? "датские кроны" : ID538 == 5 &amp;&amp; ID475 == "DKK" | ID538 == 6 &amp;&amp; ID475 == "DKK"  | ID538 == 7 &amp;&amp; ID475 == "DKK" | ID538 == 8 &amp;&amp; ID475 == "DKK" | ID538 == 9  &amp;&amp; ID475 == "DKK" ? "датских крон" : ID538 == 0 &amp;&amp; ID475 == "DKK" ? "датских крон" : ID538 == 1 &amp;&amp; ID475 == "HUF" ? "форинт" : ID538 == 2 &amp;&amp; ID475 == "HUF" | ID538 == 3 &amp;&amp; ID475 == "HUF" | ID538 == 4 &amp;&amp; ID475 == "HUF" ? "форинта" : ID538 == 5 &amp;&amp; ID475 == "HUF" | ID538 == 6 &amp;&amp; ID475 == "HUF"  | ID538 == 7 &amp;&amp; ID475 == "HUF" | ID538 == 8 &amp;&amp; ID475 == "HUF" | ID538 == 9  &amp;&amp; ID475 == "HUF" ? "форинтов" : ID538 == 0 &amp;&amp; ID475 == "HUF" ? "форинтов" : ID538 == 1 &amp;&amp; ID475 == "VND" ? "донг" : ID538 == 2 &amp;&amp; ID475 == "VND" | ID538 == 3 &amp;&amp; ID475 == "VND" | ID538 == 4 &amp;&amp; ID475 == "VND" ? "донга" : ID538 == 5 &amp;&amp; ID475 == "VND" | ID538 == 6 &amp;&amp; ID475 == "VND"  | ID538 == 7 &amp;&amp; ID475 == "VND" | ID538 == 8 &amp;&amp; ID475 == "VND" | ID538 == 9  &amp;&amp; ID475 == "VND" ? "донгов" : ID538 == 0 &amp;&amp; ID475 == "VND" ? "донгов" : ID474</w:expression>
          <w:visibility xml:space="preserve">ID475 == "AUD" | ID475 == "AED" | ID475 == "NZD" | ID475 == "NOK" | ID475 == "PLN" | ID475 == "RON" | ID475 == "XDR" | ID475 == "SGD" | ID475 == "TJS" | ID475 == "THB" | ID475 == "TRY" | ID475 == "TMT" | ID475 == "DKK" | ID475 == "HUF" | ID475 == "VND" </w:visibility>
        </w:value>
      </w:element>
      <w:element w:id="530" w:guid="9064E4DC-8FD2-2DA8-A01D-16A93E18EB0D" w:kind="variable" w:type="string" w:input="expression" w:required="false" w:uiHidden="true">
        <w:identifier xml:space="preserve">ID530</w:identifier>
        <w:name xml:space="preserve">Валюта (тех) род.пад. 2 ндс вручную</w:name>
        <w:value>
          <w:expression xml:space="preserve">ID532 == 1 &amp;&amp; ID475 == "HKD" ? "гонконгский доллар" : ID532 == 2 &amp;&amp; ID475 == "HKD" | ID532 == 3 &amp;&amp; ID475 == "HKD" | ID532 == 4 &amp;&amp; ID475 == "HKD" ? "гонконгских доллара" : ID532 == 5 &amp;&amp; ID475 == "HKD" | ID532 == 6 &amp;&amp; ID475 == "HKD"  | ID532 == 7 &amp;&amp; ID475 == "HKD" | ID532 == 8 &amp;&amp; ID475 == "HKD" | ID532 == 9  &amp;&amp; ID475 == "HKD" ? "гонконгских долларов" : ID532 == 0 &amp;&amp; ID475 == "HKD" ? "гонконгских долларов" : ID475 == "GEL" ? "лари" : ID532 == 1 &amp;&amp; ID475 == "AZN" ? "азербайджанский манат" : ID532 == 2 &amp;&amp; ID475 == "AZN" | ID532 == 3 &amp;&amp; ID475 == "AZN" | ID532 == 4 &amp;&amp; ID475 == "AZN" ? "азербайджанских маната" : ID532 == 5 &amp;&amp; ID475 == "AZN" | ID532 == 6 &amp;&amp; ID475 == "AZN"  | ID532 == 7 &amp;&amp; ID475 == "AZN" | ID532 == 8 &amp;&amp; ID475 == "AZN" | ID532 == 9  &amp;&amp; ID475 == "AZN" ? "азербайджанских манатов" : ID532 == 0 &amp;&amp; ID475 == "AZN" ? "азербайджанских манатов" : ID532 == 1 &amp;&amp; ID475 == "GBP" ? "фунт стерлинга" : ID532 == 2 &amp;&amp; ID475 == "GBP" | ID532 == 3 &amp;&amp; ID475 == "GBP" | ID532 == 4 &amp;&amp; ID475 == "GBP" ? "фунта стерлинга" : ID532 == 5 &amp;&amp; ID475 == "GBP" | ID532 == 6 &amp;&amp; ID475 == "GBP"  | ID532 == 7 &amp;&amp; ID475 == "GBP" | ID532 == 8 &amp;&amp; ID475 == "GBP" | ID532 == 9  &amp;&amp; ID475 == "GBP" ? "фунтов стерлингов" : ID532 == 0 &amp;&amp; ID475 == "GBP" ? "фунтов стерлингов" : ID532 == 1 &amp;&amp; ID475 == "USD" ? "доллар США" : ID532 == 2 &amp;&amp; ID475 == "USD" | ID532 == 3 &amp;&amp; ID475 == "USD" | ID532 == 4 &amp;&amp; ID475 == "USD" ? "доллара США" : ID532 == 5 &amp;&amp; ID475 == "USD" | ID532 == 6 &amp;&amp; ID475 == "USD"  | ID532 == 7 &amp;&amp; ID475 == "USD" | ID532 == 8 &amp;&amp; ID475 == "USD" | ID532 == 9  &amp;&amp; ID475 == "USD" ? "долларов США" : ID532 == 0 &amp;&amp; ID475 == "USD" ? "долларов США" :  ID475 == "EUR" ? "евро" : ID532 == 1 &amp;&amp; ID475 == "EGP" ? "египетский фунт" : ID532 == 2 &amp;&amp; ID475 == "EGP" | ID532 == 3 &amp;&amp; ID475 == "EGP" | ID532 == 4 &amp;&amp; ID475 == "EGP" ? "египетских фунта" : ID532 == 5 &amp;&amp; ID475 == "EGP" | ID532 == 6 &amp;&amp; ID475 == "EGP"  | ID532 == 7 &amp;&amp; ID475 == "EGP" | ID532 == 8 &amp;&amp; ID475 == "EGP" | ID532 == 9  &amp;&amp; ID475 == "EGP" ? "египетских фунтов" : ID532 == 0 &amp;&amp; ID475 == "EGP" ? "египетских фунтов" :  ID475 == "INR" ? "индскийских рупий" : 475 == "IDR" ? "рупий" : 475 == "KZT" ? "тенге" : ID532 == 1 &amp;&amp; ID475 == "CAD" ? "канадский доллар" : ID532 == 2 &amp;&amp; ID475 == "CAD" | ID532 == 3 &amp;&amp; ID475 == "CAD" | ID532 == 4 &amp;&amp; ID475 == "CAD" ? "канадских доллара" : ID532 == 5 &amp;&amp; ID475 == "CAD" | ID532 == 6 &amp;&amp; ID475 == "CAD"  | ID532 == 7 &amp;&amp; ID475 == "CAD" | ID532 == 8 &amp;&amp; ID475 == "CAD" | ID532 == 9  &amp;&amp; ID475 == "CAD" ? "канадских долларов" : ID532 == 0 &amp;&amp; ID475 == "CAD" ? "канадских долларов" :  ID532 == 1 &amp;&amp; ID475 == "QAR" ? "катарский риал" : ID532 == 2 &amp;&amp; ID475 == "QAR" | ID532 == 3 &amp;&amp; ID475 == "QAR" | ID532 == 4 &amp;&amp; ID475 == "QAR" ? "катарских риала" : ID532 == 5 &amp;&amp; ID475 == "QAR" | ID532 == 6 &amp;&amp; ID475 == "QAR"  | ID532 == 7 &amp;&amp; ID475 == "QAR" | ID532 == 8 &amp;&amp; ID475 == "QAR" | ID532 == 9  &amp;&amp; ID475 == "QAR" ? "катарских риалов" : ID532 == 0 &amp;&amp; ID475 == "QAR" ? "катарских риалов" : ID532 == 1 &amp;&amp; ID475 == "KGS" ? "сом" : ID532 == 2 &amp;&amp; ID475 == "KGS" | ID532 == 3 &amp;&amp; ID475 == "KGS" | ID532 == 4 &amp;&amp; ID475 == "KGS" ? "сома" : ID532 == 5 &amp;&amp; ID475 == "KGS" | ID532 == 6 &amp;&amp; ID475 == "KGS"  | ID532 == 7 &amp;&amp; ID475 == "KGS" | ID532 == 8 &amp;&amp; ID475 == "KGS" | ID532 == 9  &amp;&amp; ID475 == "KGS" ? "сомов" : ID532 == 0 &amp;&amp; ID475 == "KGS" ? "сомов" : ID532 == 1 &amp;&amp; ID475 == "CNY" ? "юань" : ID532 == 2 &amp;&amp; ID475 == "CNY" | ID532 == 3 &amp;&amp; ID475 == "CNY" | ID532 == 4 &amp;&amp; ID475 == "CNY" ? "юаня" : ID532 == 5 &amp;&amp; ID475 == "CNY" | ID532 == 6 &amp;&amp; ID475 == "CNY"  | ID532 == 7 &amp;&amp; ID475 == "CNY" | ID532 == 8 &amp;&amp; ID475 == "CNY" | ID532 == 9  &amp;&amp; ID475 == "CNY" ? "юаней" : ID532 == 0 &amp;&amp; ID475 == "CNY" ? "юаней" : ID532 == 1 &amp;&amp; ID475 == "MDL" ? "молдавский лей" : ID532 == 2 &amp;&amp; ID475 == "MDL" | ID532 == 3 &amp;&amp; ID475 == "MDL" | ID532 == 4 &amp;&amp; ID475 == "MDL" ? "молдавских лея" : ID532 == 5 &amp;&amp; ID475 == "MDL" | ID532 == 6 &amp;&amp; ID475 == "MDL"  | ID532 == 7 &amp;&amp; ID475 == "MDL" | ID532 == 8 &amp;&amp; ID475 == "MDL" | ID532 == 9  &amp;&amp; ID475 == "MDL" ? "молдавских леев" : ID532 == 0 &amp;&amp; ID475 == "MDL" ? "молдавских леев" : ID532 == 1 &amp;&amp; ID475 == "UZS" ? "узбекский сум" : ID532 == 2 &amp;&amp; ID475 == "UZS" | ID532 == 3 &amp;&amp; ID475 == "UZS" | ID532 == 4 &amp;&amp; ID475 == "UZS" ? "узбекских сума" : ID532 == 5 &amp;&amp; ID475 == "UZS" | ID532 == 6 &amp;&amp; ID475 == "UZS"  | ID532 == 7 &amp;&amp; ID475 == "UZS" | ID532 == 8 &amp;&amp; ID475 == "UZS" | ID532 == 9  &amp;&amp; ID475 == "UZS" ? "узбекских сумов" : ID532 == 0 &amp;&amp; ID475 == "UZS" ? "узбекских сумов" : ID474</w:expression>
          <w:visibility xml:space="preserve">ID475 == "HKD" | ID475 == "GEL" | ID475 == "AZN" | ID475 == "GBP" | ID475 == "USD" | ID475 == "EUR" | ID475 == "EGP" | ID475 == "INR" | ID475 == "IDR" | ID475 == "KZT" | ID475 == "CAD" | ID475 == "QAR" | ID475 == "KGS" | ID475 == "CNY" | ID475 == "MDL" | ID475 == "UZS" </w:visibility>
        </w:value>
      </w:element>
      <w:element w:id="542" w:guid="E878A00C-5911-E9D8-52EA-0F98D0586085" w:kind="variable" w:type="string" w:input="expression" w:required="false" w:uiHidden="true">
        <w:identifier xml:space="preserve">ID542</w:identifier>
        <w:name xml:space="preserve">Валюта (тех) род.пад. 2 ндс авто</w:name>
        <w:value>
          <w:expression xml:space="preserve">ID538 == 1 &amp;&amp; ID475 == "HKD" ? "гонконгский доллар" : ID538 == 2 &amp;&amp; ID475 == "HKD" | ID538 == 3 &amp;&amp; ID475 == "HKD" | ID538 == 4 &amp;&amp; ID475 == "HKD" ? "гонконгских доллара" : ID538 == 5 &amp;&amp; ID475 == "HKD" | ID538 == 6 &amp;&amp; ID475 == "HKD"  | ID538 == 7 &amp;&amp; ID475 == "HKD" | ID538 == 8 &amp;&amp; ID475 == "HKD" | ID538 == 9  &amp;&amp; ID475 == "HKD" ? "гонконгских долларов" : ID538 == 0 &amp;&amp; ID475 == "HKD" ? "гонконгских долларов" : ID475 == "GEL" ? "лари" : ID538 == 1 &amp;&amp; ID475 == "AZN" ? "азербайджанский манат" : ID538 == 2 &amp;&amp; ID475 == "AZN" | ID538 == 3 &amp;&amp; ID475 == "AZN" | ID538 == 4 &amp;&amp; ID475 == "AZN" ? "азербайджанских маната" : ID538 == 5 &amp;&amp; ID475 == "AZN" | ID538 == 6 &amp;&amp; ID475 == "AZN"  | ID538 == 7 &amp;&amp; ID475 == "AZN" | ID538 == 8 &amp;&amp; ID475 == "AZN" | ID538 == 9  &amp;&amp; ID475 == "AZN" ? "азербайджанских манатов" : ID538 == 0 &amp;&amp; ID475 == "AZN" ? "азербайджанских манатов" : ID538 == 1 &amp;&amp; ID475 == "GBP" ? "фунт стерлинга" : ID538 == 2 &amp;&amp; ID475 == "GBP" | ID538 == 3 &amp;&amp; ID475 == "GBP" | ID538 == 4 &amp;&amp; ID475 == "GBP" ? "фунта стерлинга" : ID538 == 5 &amp;&amp; ID475 == "GBP" | ID538 == 6 &amp;&amp; ID475 == "GBP"  | ID538 == 7 &amp;&amp; ID475 == "GBP" | ID538 == 8 &amp;&amp; ID475 == "GBP" | ID538 == 9  &amp;&amp; ID475 == "GBP" ? "фунтов стерлингов" : ID538 == 0 &amp;&amp; ID475 == "GBP" ? "фунтов стерлингов" : ID538 == 1 &amp;&amp; ID475 == "USD" ? "доллар США" : ID538 == 2 &amp;&amp; ID475 == "USD" | ID538 == 3 &amp;&amp; ID475 == "USD" | ID538 == 4 &amp;&amp; ID475 == "USD" ? "доллара США" : ID538 == 5 &amp;&amp; ID475 == "USD" | ID538 == 6 &amp;&amp; ID475 == "USD"  | ID538 == 7 &amp;&amp; ID475 == "USD" | ID538 == 8 &amp;&amp; ID475 == "USD" | ID538 == 9  &amp;&amp; ID475 == "USD" ? "долларов США" : ID538 == 0 &amp;&amp; ID475 == "USD" ? "долларов США" :  ID475 == "EUR" ? "евро" : ID538 == 1 &amp;&amp; ID475 == "EGP" ? "египетский фунт" : ID538 == 2 &amp;&amp; ID475 == "EGP" | ID538 == 3 &amp;&amp; ID475 == "EGP" | ID538 == 4 &amp;&amp; ID475 == "EGP" ? "египетских фунта" : ID538 == 5 &amp;&amp; ID475 == "EGP" | ID538 == 6 &amp;&amp; ID475 == "EGP"  | ID538 == 7 &amp;&amp; ID475 == "EGP" | ID538 == 8 &amp;&amp; ID475 == "EGP" | ID538 == 9  &amp;&amp; ID475 == "EGP" ? "египетских фунтов" : ID538 == 0 &amp;&amp; ID475 == "EGP" ? "египетских фунтов" :  ID475 == "INR" ? "индийских рупий" : ID475 == "IDR" ? "рупий" : ID475 == "KZT" ? "тенге" : ID538 == 1 &amp;&amp; ID475 == "CAD" ? "канадский доллар" : ID538 == 2 &amp;&amp; ID475 == "CAD" | ID538 == 3 &amp;&amp; ID475 == "CAD" | ID538 == 4 &amp;&amp; ID475 == "CAD" ? "канадских доллара" : ID538 == 5 &amp;&amp; ID475 == "CAD" | ID538 == 6 &amp;&amp; ID475 == "CAD"  | ID538 == 7 &amp;&amp; ID475 == "CAD" | ID538 == 8 &amp;&amp; ID475 == "CAD" | ID538 == 9  &amp;&amp; ID475 == "CAD" ? "канадских долларов" : ID538 == 0 &amp;&amp; ID475 == "CAD" ? "канадских долларов" :  ID538 == 1 &amp;&amp; ID475 == "QAR" ? "катарский риал" : ID538 == 2 &amp;&amp; ID475 == "QAR" | ID538 == 3 &amp;&amp; ID475 == "QAR" | ID538 == 4 &amp;&amp; ID475 == "QAR" ? "катарских риала" : ID538 == 5 &amp;&amp; ID475 == "QAR" | ID538 == 6 &amp;&amp; ID475 == "QAR"  | ID538 == 7 &amp;&amp; ID475 == "QAR" | ID538 == 8 &amp;&amp; ID475 == "QAR" | ID538 == 9  &amp;&amp; ID475 == "QAR" ? "катарских риалов" : ID538 == 0 &amp;&amp; ID475 == "QAR" ? "катарских риалов" : ID538 == 1 &amp;&amp; ID475 == "KGS" ? "сом" : ID538 == 2 &amp;&amp; ID475 == "KGS" | ID538 == 3 &amp;&amp; ID475 == "KGS" | ID538 == 4 &amp;&amp; ID475 == "KGS" ? "сома" : ID538 == 5 &amp;&amp; ID475 == "KGS" | ID538 == 6 &amp;&amp; ID475 == "KGS"  | ID538 == 7 &amp;&amp; ID475 == "KGS" | ID538 == 8 &amp;&amp; ID475 == "KGS" | ID538 == 9  &amp;&amp; ID475 == "KGS" ? "сомов" : ID538 == 0 &amp;&amp; ID475 == "KGS" ? "сомов" : ID538 == 1 &amp;&amp; ID475 == "CNY" ? "юань" : ID538 == 2 &amp;&amp; ID475 == "CNY" | ID538 == 3 &amp;&amp; ID475 == "CNY" | ID538 == 4 &amp;&amp; ID475 == "CNY" ? "юаня" : ID538 == 5 &amp;&amp; ID475 == "CNY" | ID538 == 6 &amp;&amp; ID475 == "CNY"  | ID538 == 7 &amp;&amp; ID475 == "CNY" | ID538 == 8 &amp;&amp; ID475 == "CNY" | ID538 == 9  &amp;&amp; ID475 == "CNY" ? "юаней" : ID538 == 0 &amp;&amp; ID475 == "CNY" ? "юаней" : ID538 == 1 &amp;&amp; ID475 == "MDL" ? "молдавский лей" : ID538 == 2 &amp;&amp; ID475 == "MDL" | ID538 == 3 &amp;&amp; ID475 == "MDL" | ID538 == 4 &amp;&amp; ID475 == "MDL" ? "молдавских лея" : ID538 == 5 &amp;&amp; ID475 == "MDL" | ID538 == 6 &amp;&amp; ID475 == "MDL"  | ID538 == 7 &amp;&amp; ID475 == "MDL" | ID538 == 8 &amp;&amp; ID475 == "MDL" | ID538 == 9  &amp;&amp; ID475 == "MDL" ? "молдавских леев" : ID538 == 0 &amp;&amp; ID475 == "MDL" ? "молдавских леев" : ID538 == 1 &amp;&amp; ID475 == "UZS" ? "узбекский сум" : ID538 == 2 &amp;&amp; ID475 == "UZS" | ID538 == 3 &amp;&amp; ID475 == "UZS" | ID538 == 4 &amp;&amp; ID475 == "UZS" ? "узбекских сума" : ID538 == 5 &amp;&amp; ID475 == "UZS" | ID538 == 6 &amp;&amp; ID475 == "UZS"  | ID538 == 7 &amp;&amp; ID475 == "UZS" | ID538 == 8 &amp;&amp; ID475 == "UZS" | ID538 == 9  &amp;&amp; ID475 == "UZS" ? "узбекских сумов" : ID538 == 0 &amp;&amp; ID475 == "UZS" ? "узбекских сумов" : ID474</w:expression>
          <w:visibility xml:space="preserve">ID475 == "HKD" | ID475 == "GEL" | ID475 == "AZN" | ID475 == "GBP" | ID475 == "USD" | ID475 == "EUR" | ID475 == "EGP" | ID475 == "INR" | ID475 == "IDR" | ID475 == "KZT" | ID475 == "CAD" | ID475 == "QAR" | ID475 == "KGS" | ID475 == "CNY" | ID475 == "MDL" | ID475 == "UZS" </w:visibility>
        </w:value>
      </w:element>
      <w:element w:id="531" w:guid="C049AAA5-1DF0-2188-1DCF-713B8EF83E2A" w:kind="variable" w:type="string" w:input="expression" w:required="false" w:uiHidden="true">
        <w:identifier xml:space="preserve">ID531</w:identifier>
        <w:name xml:space="preserve">Валюта (тех) род.пад. 3 ндс вручную</w:name>
        <w:value>
          <w:expression xml:space="preserve">ID475 == "UAH" ? "гривен" : ID532 == 1 &amp;&amp; ID475 == "CZK" ? "чешская крона" : ID532 == 2 &amp;&amp; ID475 == "CZK" | ID532 == 3 &amp;&amp; ID475 == "CZK" | ID532 == 4 &amp;&amp; ID475 == "CZK" ? "чешских крона" : ID532 == 5 &amp;&amp; ID475 == "CZK" | ID532 == 6 &amp;&amp; ID475 == "CZK"  | ID532 == 7 &amp;&amp; ID475 == "CZK" | ID532 == 8 &amp;&amp; ID475 == "CZK" | ID532 == 9  &amp;&amp; ID475 == "CZK" ? "чешских крон" : ID532 == 0 &amp;&amp; ID475 == "CZK" ? "чешских крон" : ID532 == 1 &amp;&amp; ID475 == "SEK" ? "шведская крона" : ID532 == 2 &amp;&amp; ID475 == "SEK" | ID532 == 3 &amp;&amp; ID475 == "SEK" | ID532 == 4 &amp;&amp; ID475 == "SEK" ? "шведских крона" : ID532 == 5 &amp;&amp; ID475 == "SEK" | ID532 == 6 &amp;&amp; ID475 == "SEK"  | ID532 == 7 &amp;&amp; ID475 == "SEK" | ID532 == 8 &amp;&amp; ID475 == "SEK" | ID532 == 9  &amp;&amp; ID475 == "SEK" ? "шведских крон" : ID532 == 0 &amp;&amp; ID475 == "SEK" ? "шведских крон" : ID532 == 1 &amp;&amp; ID475 == "CHF" ? "швейцарский франк" : ID532 == 2 &amp;&amp; ID475 == "CHF" | ID532 == 3 &amp;&amp; ID475 == "CHF" | ID532 == 4 &amp;&amp; ID475 == "CHF" ? "швейцарских франка" : ID532 == 5 &amp;&amp; ID475 == "CHF" | ID532 == 6 &amp;&amp; ID475 == "CHF"  | ID532 == 7 &amp;&amp; ID475 == "CHF" | ID532 == 8 &amp;&amp; ID475 == "CHF" | ID532 == 9  &amp;&amp; ID475 == "CHF" ? "швейцарских франков" : ID532 == 0 &amp;&amp; ID475 == "CHF" ? "швейцарских франков" : ID532 == 1 &amp;&amp; ID475 == "RSD" ? "сербский динар" : ID532 == 2 &amp;&amp; ID475 == "RSD" | ID532 == 3 &amp;&amp; ID475 == "RSD" | ID532 == 4 &amp;&amp; ID475 == "RSD" ? "сербских динара" : ID532 == 5 &amp;&amp; ID475 == "RSD" | ID532 == 6 &amp;&amp; ID475 == "RSD"  | ID532 == 7 &amp;&amp; ID475 == "RSD" | ID532 == 8 &amp;&amp; ID475 == "RSD" | ID532 == 9  &amp;&amp; ID475 == "RSD" ? "сербских динаров" : ID532 == 0 &amp;&amp; ID475 == "RSD" ? "сербских динаров" : ID532 == 1 &amp;&amp; ID475 == "ZAR" ? "ренд" : ID532 == 2 &amp;&amp; ID475 == "ZAR" | ID532 == 3 &amp;&amp; ID475 == "ZAR" | ID532 == 4 &amp;&amp; ID475 == "ZAR" ? "ренда" : ID532 == 5 &amp;&amp; ID475 == "ZAR" | ID532 == 6 &amp;&amp; ID475 == "ZAR"  | ID532 == 7 &amp;&amp; ID475 == "ZAR" | ID532 == 8 &amp;&amp; ID475 == "ZAR" | ID532 == 9  &amp;&amp; ID475 == "ZAR" ? "рендов" : ID532 == 0 &amp;&amp; ID475 == "ZAR" ? "рендов" : ID532 == 1 &amp;&amp; ID475 == "KRW" ? "вона" : ID532 == 2 &amp;&amp; ID475 == "KRW" | ID532 == 3 &amp;&amp; ID475 == "KRW" | ID532 == 4 &amp;&amp; ID475 == "KRW" ? "воны" : ID532 == 5 &amp;&amp; ID475 == "KRW" | ID532 == 6 &amp;&amp; ID475 == "KRW"  | ID532 == 7 &amp;&amp; ID475 == "KRW" | ID532 == 8 &amp;&amp; ID475 == "KRW" | ID532 == 9  &amp;&amp; ID475 == "KRW" ? "вон" : ID532 == 0 &amp;&amp; ID475 == "KRW" ? "вон" : ID532 == 1 &amp;&amp; ID475 == "JPY" ? "иена" : ID532 == 2 &amp;&amp; ID475 == "JPY" | ID532 == 3 &amp;&amp; ID475 == "JPY" | ID532 == 4 &amp;&amp; ID475 == "JPY" ? "иены" : ID532 == 5 &amp;&amp; ID475 == "JPY" | ID532 == 6 &amp;&amp; ID475 == "JPY"  | ID532 == 7 &amp;&amp; ID475 == "JPY" | ID532 == 8 &amp;&amp; ID475 == "JPY" | ID532 == 9  &amp;&amp; ID475 == "JPY" ? "иен" : ID532 == 0 &amp;&amp; ID475 == "JPY" ? "иен" : ID532 == 1 &amp;&amp; ID475 == "AMD" ? "армянский драм" : ID532 == 2 &amp;&amp; ID475 == "AMD" | ID532 == 3 &amp;&amp; ID475 == "AMD" | ID532 == 4 &amp;&amp; ID475 == "AMD" ? "армянских драма" : ID532 == 5 &amp;&amp; ID475 == "AMD" | ID532 == 6 &amp;&amp; ID475 == "AMD"  | ID532 == 7 &amp;&amp; ID475 == "AMD" | ID532 == 8 &amp;&amp; ID475 == "AMD" | ID532 == 9  &amp;&amp; ID475 == "AMD" ? "армянских драмов" : ID532 == 0 &amp;&amp; ID475 == "AMD" ? "армянских драмов" : ID532 == 1 &amp;&amp; ID475 == "BYN" ? "белорусский рубль" : ID532 == 2 &amp;&amp; ID475 == "BYN" | ID532 == 3 &amp;&amp; ID475 == "BYN" | ID532 == 4 &amp;&amp; ID475 == "BYN" ? "белорусских рубля" : ID532 == 5 &amp;&amp; ID475 == "BYN" | ID532 == 6 &amp;&amp; ID475 == "BYN"  | ID532 == 7 &amp;&amp; ID475 == "BYN" | ID532 == 8 &amp;&amp; ID475 == "BYN" | ID532 == 9  &amp;&amp; ID475 == "BYN" ? "белорусских рублей" : ID532 == 0 &amp;&amp; ID475 == "BYN" ? "белорусских рублей" : ID532 == 1 &amp;&amp; ID475 == "BGN" ? "болгарский лев" : ID532 == 2 &amp;&amp; ID475 == "BGN" | ID532 == 3 &amp;&amp; ID475 == "BGN" | ID532 == 4 &amp;&amp; ID475 == "BGN" ? "болгарских лева" : ID532 == 5 &amp;&amp; ID475 == "BGN" | ID532 == 6 &amp;&amp; ID475 == "BGN"  | ID532 == 7 &amp;&amp; ID475 == "BGN" | ID532 == 8 &amp;&amp; ID475 == "BGN" | ID532 == 9  &amp;&amp; ID475 == "BGN" ? "болгарских левов" : ID532 == 0 &amp;&amp; ID475 == "BGN" ? "болгарских левов" : ID532 == 1 &amp;&amp; ID475 == "BRL" ? "бразильский реал" : ID532 == 2 &amp;&amp; ID475 == "BRL" | ID532 == 3 &amp;&amp; ID475 == "BRL" | ID532 == 4 &amp;&amp; ID475 == "BRL" ? "бразильских реала" : ID532 == 5 &amp;&amp; ID475 == "BRL" | ID532 == 6 &amp;&amp; ID475 == "BRL"  | ID532 == 7 &amp;&amp; ID475 == "BRL" | ID532 == 8 &amp;&amp; ID475 == "BRL" | ID532 == 9  &amp;&amp; ID475 == "BRL" ? "бразильских реалов" : ID532 == 0 &amp;&amp; ID475 == "BRL" ? "бразильских реалов" : ID474</w:expression>
          <w:visibility xml:space="preserve">ID475 == "UAH" | ID475 == "CZK" | ID475 == "SEK" | ID475 == "CHF" | ID475 == "RSD" | ID475 == "ZAR" | ID475 == "KRW" | ID475 == "JPY" | ID475 == "AMD" | ID475 == "BYN" | ID475 == "BGN" | ID475 == "BRL"</w:visibility>
        </w:value>
      </w:element>
      <w:element w:id="543" w:guid="A877AA97-5303-9480-EA04-B10D77B05E6C" w:kind="variable" w:type="string" w:input="expression" w:required="false" w:uiHidden="true">
        <w:identifier xml:space="preserve">ID543</w:identifier>
        <w:name xml:space="preserve">Валюта (тех) род.пад. 3 ндс авто</w:name>
        <w:value>
          <w:expression xml:space="preserve">ID475 == "UAH" ? "гривен" : ID538 == 1 &amp;&amp; ID475 == "CZK" ? "чешская крона" : ID538 == 2 &amp;&amp; ID475 == "CZK" | ID538 == 3 &amp;&amp; ID475 == "CZK" | ID538 == 4 &amp;&amp; ID475 == "CZK" ? "чешских крона" : ID538 == 5 &amp;&amp; ID475 == "CZK" | ID538 == 6 &amp;&amp; ID475 == "CZK"  | ID538 == 7 &amp;&amp; ID475 == "CZK" | ID538 == 8 &amp;&amp; ID475 == "CZK" | ID538 == 9  &amp;&amp; ID475 == "CZK" ? "чешских крон" : ID538 == 0 &amp;&amp; ID475 == "CZK" ? "чешских крон" : ID538 == 1 &amp;&amp; ID475 == "SEK" ? "шведская крона" : ID538 == 2 &amp;&amp; ID475 == "SEK" | ID538 == 3 &amp;&amp; ID475 == "SEK" | ID538 == 4 &amp;&amp; ID475 == "SEK" ? "шведских крона" : ID538 == 5 &amp;&amp; ID475 == "SEK" | ID538 == 6 &amp;&amp; ID475 == "SEK"  | ID538 == 7 &amp;&amp; ID475 == "SEK" | ID538 == 8 &amp;&amp; ID475 == "SEK" | ID538 == 9  &amp;&amp; ID475 == "SEK" ? "шведских крон" : ID538 == 0 &amp;&amp; ID475 == "SEK" ? "шведских крон" : ID538 == 1 &amp;&amp; ID475 == "CHF" ? "швейцарский франк" : ID538 == 2 &amp;&amp; ID475 == "CHF" | ID538 == 3 &amp;&amp; ID475 == "CHF" | ID538 == 4 &amp;&amp; ID475 == "CHF" ? "швейцарских франка" : ID538 == 5 &amp;&amp; ID475 == "CHF" | ID538 == 6 &amp;&amp; ID475 == "CHF"  | ID538 == 7 &amp;&amp; ID475 == "CHF" | ID538 == 8 &amp;&amp; ID475 == "CHF" | ID538 == 9  &amp;&amp; ID475 == "CHF" ? "швейцарских франков" : ID538 == 0 &amp;&amp; ID475 == "CHF" ? "швейцарских франков" : ID538 == 1 &amp;&amp; ID475 == "RSD" ? "сербский динар" : ID538 == 2 &amp;&amp; ID475 == "RSD" | ID538 == 3 &amp;&amp; ID475 == "RSD" | ID538 == 4 &amp;&amp; ID475 == "RSD" ? "сербских динара" : ID538 == 5 &amp;&amp; ID475 == "RSD" | ID538 == 6 &amp;&amp; ID475 == "RSD"  | ID538 == 7 &amp;&amp; ID475 == "RSD" | ID538 == 8 &amp;&amp; ID475 == "RSD" | ID538 == 9  &amp;&amp; ID475 == "RSD" ? "сербских динаров" : ID538 == 0 &amp;&amp; ID475 == "RSD" ? "сербских динаров" : ID538 == 1 &amp;&amp; ID475 == "ZAR" ? "ренд" : ID538 == 2 &amp;&amp; ID475 == "ZAR" | ID538 == 3 &amp;&amp; ID475 == "ZAR" | ID538 == 4 &amp;&amp; ID475 == "ZAR" ? "ренда" : ID538 == 5 &amp;&amp; ID475 == "ZAR" | ID538 == 6 &amp;&amp; ID475 == "ZAR"  | ID538 == 7 &amp;&amp; ID475 == "ZAR" | ID538 == 8 &amp;&amp; ID475 == "ZAR" | ID538 == 9  &amp;&amp; ID475 == "ZAR" ? "рендов" : ID538 == 0 &amp;&amp; ID475 == "ZAR" ? "рендов" : ID538 == 1 &amp;&amp; ID475 == "KRW" ? "вона" : ID538 == 2 &amp;&amp; ID475 == "KRW" | ID538 == 3 &amp;&amp; ID475 == "KRW" | ID538 == 4 &amp;&amp; ID475 == "KRW" ? "воны" : ID538 == 5 &amp;&amp; ID475 == "KRW" | ID538 == 6 &amp;&amp; ID475 == "KRW"  | ID538 == 7 &amp;&amp; ID475 == "KRW" | ID538 == 8 &amp;&amp; ID475 == "KRW" | ID538 == 9  &amp;&amp; ID475 == "KRW" ? "вон" : ID538 == 0 &amp;&amp; ID475 == "KRW" ? "вон" : ID538 == 1 &amp;&amp; ID475 == "JPY" ? "иена" : ID538 == 2 &amp;&amp; ID475 == "JPY" | ID538 == 3 &amp;&amp; ID475 == "JPY" | ID538 == 4 &amp;&amp; ID475 == "JPY" ? "иены" : ID538 == 5 &amp;&amp; ID475 == "JPY" | ID538 == 6 &amp;&amp; ID475 == "JPY"  | ID538 == 7 &amp;&amp; ID475 == "JPY" | ID538 == 8 &amp;&amp; ID475 == "JPY" | ID538 == 9  &amp;&amp; ID475 == "JPY" ? "иен" : ID538 == 0 &amp;&amp; ID475 == "JPY" ? "иен" : ID538 == 1 &amp;&amp; ID475 == "AMD" ? "армянский драм" : ID538 == 2 &amp;&amp; ID475 == "AMD" | ID538 == 3 &amp;&amp; ID475 == "AMD" | ID538 == 4 &amp;&amp; ID475 == "AMD" ? "армянских драма" : ID538 == 5 &amp;&amp; ID475 == "AMD" | ID538 == 6 &amp;&amp; ID475 == "AMD"  | ID538 == 7 &amp;&amp; ID475 == "AMD" | ID538 == 8 &amp;&amp; ID475 == "AMD" | ID538 == 9  &amp;&amp; ID475 == "AMD" ? "армянских драмов" : ID538 == 0 &amp;&amp; ID475 == "AMD" ? "армянских драмов" : ID538 == 1 &amp;&amp; ID475 == "BYN" ? "белорусский рубль" : ID538 == 2 &amp;&amp; ID475 == "BYN" | ID538 == 3 &amp;&amp; ID475 == "BYN" | ID538 == 4 &amp;&amp; ID475 == "BYN" ? "белорусских рубля" : ID538 == 5 &amp;&amp; ID475 == "BYN" | ID538 == 6 &amp;&amp; ID475 == "BYN"  | ID538 == 7 &amp;&amp; ID475 == "BYN" | ID538 == 8 &amp;&amp; ID475 == "BYN" | ID538 == 9  &amp;&amp; ID475 == "BYN" ? "белорусских рублей" : ID538 == 0 &amp;&amp; ID475 == "BYN" ? "белорусских рублей" : ID538 == 1 &amp;&amp; ID475 == "BGN" ? "болгарский лев" : ID538 == 2 &amp;&amp; ID475 == "BGN" | ID538 == 3 &amp;&amp; ID475 == "BGN" | ID538 == 4 &amp;&amp; ID475 == "BGN" ? "болгарских лева" : ID538 == 5 &amp;&amp; ID475 == "BGN" | ID538 == 6 &amp;&amp; ID475 == "BGN"  | ID538 == 7 &amp;&amp; ID475 == "BGN" | ID538 == 8 &amp;&amp; ID475 == "BGN" | ID538 == 9  &amp;&amp; ID475 == "BGN" ? "болгарских левов" : ID538 == 0 &amp;&amp; ID475 == "BGN" ? "болгарских левов" : ID538 == 1 &amp;&amp; ID475 == "BRL" ? "бразильский реал" : ID538 == 2 &amp;&amp; ID475 == "BRL" | ID538 == 3 &amp;&amp; ID475 == "BRL" | ID538 == 4 &amp;&amp; ID475 == "BRL" ? "бразильских реала" : ID538 == 5 &amp;&amp; ID475 == "BRL" | ID538 == 6 &amp;&amp; ID475 == "BRL"  | ID538 == 7 &amp;&amp; ID475 == "BRL" | ID538 == 8 &amp;&amp; ID475 == "BRL" | ID538 == 9  &amp;&amp; ID475 == "BRL" ? "бразильских реалов" : ID538 == 0 &amp;&amp; ID475 == "BRL" ? "бразильских реалов" : ID474</w:expression>
          <w:visibility xml:space="preserve">ID475 == "UAH" | ID475 == "CZK" | ID475 == "SEK" | ID475 == "CHF" | ID475 == "RSD" | ID475 == "ZAR" | ID475 == "KRW" | ID475 == "JPY" | ID475 == "AMD" | ID475 == "BYN" | ID475 == "BGN" | ID475 == "BRL"</w:visibility>
        </w:value>
      </w:element>
      <w:element w:id="506" w:guid="D46A612A-3F4C-2690-27DD-A56CE8705ACF" w:kind="variable" w:type="string" w:input="expression" w:required="false" w:uiHidden="true">
        <w:identifier xml:space="preserve">ID506</w:identifier>
        <w:name xml:space="preserve">Валюта (тех) имен. пад.</w:name>
        <w:value>
          <w:expression xml:space="preserve">ID474 == "Лари" ? "лари" : ID474 == "Датская крона" ? "датская крона" : ID474 == "Дирхам ОАЭ" ? "дирхам ОАЭ" : ID474 == "Молдавских леев" ? "молдавский лей" : ID474 == "Новозеландский доллар" ? "новозеландский доллар" : ID474 == "Норвежских крон" ? "норвежский крон" : ID474 == "Злотый" ? "злотый" : ID474 == "Румынский лей" ? "румынский лей" : ID474 == "СДР (специальные права заимствования)" ? "СДР (специальные права заимствования)" : ID474 == "Сингапурский доллар" ? "сингапурский доллар" : ID474 == "Сомони" ? "сомони"  : ID474 == "Батов" ? "бат" : ID474 == "Вон" ? "вона"  : ID474 == "Иен" ? "иена" : ID474 == "Фунт стерлингов" ? "фунт стерлинга" : ID474 == "Форинтов" ? "форинт" : ID474 == "Донгов" ? "донг" : ID474 == "Гонконгский доллар" ? "гонконгский доллар" : ID474 == "Австралийский доллар" ? "австралийский доллар" : ID474 == "Азербайджанский манат" ? "азербайджанский манат" : ID474 == "Доллар США" ? "доллар США" : ID474 == "Евро" ? "евро" : ID474 == "Египетских фунтов" ? "египетский фунт" : ID474 == "Индийских рупий" ? "индийский рупий" : ID474 == "Рупий" ? "рупий" : ID474 == "Тенге" ? "тенге" : ID474 == "Канадский доллар" ? "канадский доллар" : ID474 == "Катарский риал" ? "катарский риал" : ID474 == "Сомов" ? "сом" : ID474 == "Юань" ? "юань" : ID474 == "Турецких лир" ? "турецкий лир" : ID474 == "Новый туркменский манат" ? "новый туркменский манат" : ID474 == "Узбекских сумов" ? "узбекский сум" : ID474 == "Гривен" ? "гривен" : ID474 == "Чешских крон" ? "чешский крон" : ID474 == "Шведских крон" ? "шведский крон" : ID474 == "Швейцарский франк" ? "швейцарский франк" : ID474 == "Сербских динаров" ? "сербский динар" : ID474 == "Рэндов" ? "рэнд" : ID474 == "Армянских драмов" ? "армянский драм" : ID474 == "Белорусский рубль" ? "белорусский рубль" : ID474 == "Болгарский лев" ? "болгарский лев" : "бразильский реал"</w:expression>
        </w:value>
      </w:element>
    </w:element>
    <w:element w:id="496" w:guid="64A681FC-DD38-6590-BE59-87ABD818958B" w:kind="condition" w:type="boolean" w:input="expression" w:required="false" w:uiHidden="true">
      <w:identifier xml:space="preserve">ID497</w:identifier>
      <w:name xml:space="preserve">Валюта - рубль</w:name>
      <w:value>
        <w:expression xml:space="preserve">!ID473</w:expression>
      </w:value>
    </w:element>
    <w:element w:id="295" w:guid="A427BCB3-B9BD-62B8-3CBC-E573D354CBB3" w:kind="condition" w:type="boolean" w:input="expression" w:required="false" w:uiHidden="true">
      <w:identifier xml:space="preserve">ID295</w:identifier>
      <w:name xml:space="preserve">Это договор ИКТ/ИКТМЕТАЛ/ДВ/ИДС/АФС/СМАРТ</w:name>
      <w:value>
        <w:expression xml:space="preserve">OrgSAPID == "1000004300" | OrgSAPID == "1000013211" | OrgSAPID == "1000017338" | OrgSAPID == "1000014696" | OrgSAPID == "1000012381" | OrgSAPID == "1000002384"</w:expression>
      </w:value>
    </w:element>
    <w:element w:id="296" w:guid="E8ACDB27-D61A-8368-597C-4E30E6F0D51F" w:kind="condition" w:type="boolean" w:input="expression" w:required="false" w:uiHidden="true">
      <w:identifier xml:space="preserve">ID296</w:identifier>
      <w:name xml:space="preserve">Это НЕ договор ИКТ/ИКТМЕТАЛ/ДВ/ИДС/АФС/СМАРТ</w:name>
      <w:value>
        <w:expression xml:space="preserve">!ID295</w:expression>
      </w:value>
    </w:element>
    <w:element w:id="298" w:guid="D0EDA3E1-12AE-4C68-0BA4-E69969B65A55" w:kind="selector" w:selector="radio" w:type="string" w:input="normal" w:required="true" w:uiHidden="true">
      <w:identifier xml:space="preserve">ID298</w:identifier>
      <w:name xml:space="preserve">Это ИКТ/ИКТМЕТАЛ/ДВ/ИДС/АФС/СМАРТ + Толеранс?</w:name>
      <w:element w:id="299" w:guid="FFDD1EE0-8DAF-0210-2FBE-DD67CDA036CA" w:kind="condition" w:type="boolean" w:input="expression" w:required="false" w:uiHidden="true">
        <w:identifier xml:space="preserve">ID299</w:identifier>
        <w:name xml:space="preserve">Да</w:name>
        <w:value>
          <w:expression xml:space="preserve">ID295 &amp; ID128</w:expression>
          <w:boolean>true</w:boolean>
        </w:value>
      </w:element>
      <w:element w:id="300" w:guid="C827FC4C-61B9-77C4-55AA-CE7AA294AFAA" w:kind="condition" w:type="boolean" w:input="normal" w:required="false" w:uiHidden="true">
        <w:identifier xml:space="preserve">ID300</w:identifier>
        <w:name xml:space="preserve">Нет</w:name>
        <w:value>
          <w:boolean>false</w:boolean>
        </w:value>
      </w:element>
    </w:element>
    <w:element w:id="20" w:guid="A002B872-B4AC-A940-EF7C-BC06C5C027C1" w:kind="variable" w:type="string" w:input="dataSource" w:binding="12" w:required="true">
      <w:identifier xml:space="preserve">partner_full_name</w:identifier>
      <w:name xml:space="preserve">Полное наименование поставщика (ЕГРЮЛ)</w:name>
      <w:comment xml:space="preserve">При заполнении происходит поиск данных из ЕГРЮЛ (Единый государственный реестр юридических лиц)</w:comment>
      <w:placeholder xml:space="preserve">Введите текст или ИНН, далее выберите из списка</w:placeholder>
    </w:element>
    <w:element w:id="38688" w:kind="variable" w:type="string" w:input="dataSource" w:binding="15932" w:required="true" w:uiHidden="true">
      <w:identifier xml:space="preserve">TypePartner</w:identifier>
      <w:name xml:space="preserve">Тип контрагента (ЕГРЮЛ)</w:name>
    </w:element>
    <w:element w:id="400" w:guid="C0CEB64D-D3D4-1010-95E2-FE01D3D8CB7A" w:kind="variable" w:type="string" w:input="dataSource" w:binding="407" w:required="true">
      <w:identifier xml:space="preserve">ID400</w:identifier>
      <w:name xml:space="preserve">Наименование поставщика (ХГ)</w:name>
      <w:description xml:space="preserve">При отсутствии контрагента необходимо сформировать заявку на заведение/изменение контрагента в 1С:MDM (База НСИ)</w:description>
      <w:comment xml:space="preserve">Заполните поле выбором из общего внутреннего справочника контрагентов АРЕАЛ</w:comment>
      <w:placeholder xml:space="preserve">Выберите из выпадающего списка</w:placeholder>
    </w:element>
    <w:element w:id="22" w:guid="D05EADED-C1F1-E900-D482-D00782E8D240" w:kind="variable" w:type="string" w:input="dataSource" w:binding="13" w:required="false" w:uiHidden="true">
      <w:identifier xml:space="preserve">partner_short_name</w:identifier>
      <w:name xml:space="preserve">Краткое наименование поставщика</w:name>
    </w:element>
    <w:element w:id="408" w:guid="E8351BBB-1FDC-4022-3227-C8A051D07651" w:kind="variable" w:type="string" w:input="dataSource" w:binding="403" w:required="true" w:uiHidden="true">
      <w:identifier xml:space="preserve">PartnerSAPID</w:identifier>
      <w:name xml:space="preserve">SAP ID поставщика</w:name>
    </w:element>
    <w:element w:id="549" w:guid="F0A7465A-08FF-AB90-A0A4-3FD2A6A0DC82" w:kind="variable" w:type="string" w:input="dataSource" w:binding="550" w:required="true" w:uiHidden="true">
      <w:identifier xml:space="preserve">ID549</w:identifier>
      <w:name xml:space="preserve">Полное наименование поставщика для удобства фильтрации</w:name>
    </w:element>
    <w:element w:id="548" w:guid="CCE8C62C-7EB5-5868-00AA-A564E998BD7B" w:kind="variable" w:type="string" w:input="dataSource" w:binding="405" w:required="true" w:uiHidden="true">
      <w:identifier xml:space="preserve">ID548</w:identifier>
      <w:name xml:space="preserve">КПП поставщика для удобства фильтрации </w:name>
    </w:element>
    <w:element w:id="42" w:kind="condition" w:type="boolean" w:input="expression" w:uiHidden="true">
      <w:identifier xml:space="preserve">ID389</w:identifier>
      <w:name xml:space="preserve">Контрагент является ИП</w:name>
      <w:value>
        <w:expression xml:space="preserve">TypePartner == "Индивидуальный предприниматель"</w:expression>
      </w:value>
      <w:element w:id="93415" w:kind="selector" w:selector="radio" w:type="string" w:input="normal">
        <w:name xml:space="preserve">Выберите подходящий вариант для стороны поставщика:</w:name>
        <w:element w:id="62784" w:kind="condition" w:type="boolean" w:input="normal">
          <w:identifier xml:space="preserve">ID402</w:identifier>
          <w:name xml:space="preserve">Именуемый\действующий</w:name>
          <w:value>
            <w:boolean>false</w:boolean>
          </w:value>
        </w:element>
        <w:element w:id="22738" w:kind="condition" w:type="boolean" w:input="normal">
          <w:identifier xml:space="preserve">ID403</w:identifier>
          <w:name xml:space="preserve">Именуемая\действующая</w:name>
          <w:value>
            <w:boolean>false</w:boolean>
          </w:value>
        </w:element>
      </w:element>
    </w:element>
    <w:element w:id="93379" w:kind="condition" w:type="boolean" w:input="expression" w:uiHidden="true">
      <w:identifier xml:space="preserve">ID396</w:identifier>
      <w:name xml:space="preserve">Контрагент не является ИП</w:name>
      <w:value>
        <w:expression xml:space="preserve">TypePartner != "Индивидуальный предприниматель"</w:expression>
      </w:value>
      <w:element w:id="348" w:guid="703B363C-E2C7-5E78-16AE-41C14BF051D2" w:kind="selector" w:selector="radio" w:type="string" w:input="normal" w:required="true">
        <w:identifier xml:space="preserve">ID349</w:identifier>
        <w:name xml:space="preserve">Выберите подходящий вариант для стороны поставщика:</w:name>
        <w:element w:id="350" w:guid="7E917077-C010-1CA0-2A37-9C4E2000B098" w:kind="condition" w:type="boolean" w:input="normal" w:required="false">
          <w:identifier xml:space="preserve">ID351</w:identifier>
          <w:name xml:space="preserve">действующего</w:name>
          <w:value>
            <w:boolean>true</w:boolean>
          </w:value>
        </w:element>
        <w:element w:id="352" w:guid="D06E1E22-C018-2A78-BABD-58110B3F6540" w:kind="condition" w:type="boolean" w:input="normal" w:required="false">
          <w:identifier xml:space="preserve">ID353</w:identifier>
          <w:name xml:space="preserve">действующей</w:name>
          <w:value>
            <w:boolean>false</w:boolean>
          </w:value>
        </w:element>
      </w:element>
    </w:element>
    <w:element w:id="37" w:guid="D0278D3F-FE1C-16F8-915F-5EF58F4A4BC8" w:kind="selector" w:selector="radio" w:type="string" w:input="normal" w:required="true">
      <w:identifier xml:space="preserve">partner_based</w:identifier>
      <w:name xml:space="preserve">Поставщик действует на основании</w:name>
      <w:element w:id="38" w:guid="F8B06F47-4581-FC00-A638-D1CAB958D54A" w:kind="condition" w:type="boolean" w:input="normal" w:required="false">
        <w:identifier xml:space="preserve">ID3800</w:identifier>
        <w:name xml:space="preserve">устава</w:name>
        <w:value>
          <w:boolean>true</w:boolean>
        </w:value>
        <w:element w:id="35" w:guid="F00B44B6-A6B0-C838-030E-2E06841E54B5" w:kind="variable" w:type="string" w:input="dataSource" w:binding="18" w:required="false" w:uiHidden="true">
          <w:identifier xml:space="preserve">partner_pos</w:identifier>
          <w:name xml:space="preserve">Должность (сторона поставщика)</w:name>
        </w:element>
        <w:element w:id="33" w:guid="909401B8-72C0-33F0-EB69-5B7334CC811C" w:kind="variable" w:type="string" w:input="dataSource" w:binding="17" w:required="false" w:uiHidden="true">
          <w:identifier xml:space="preserve">partner_ini</w:identifier>
          <w:name xml:space="preserve">ФИО (сторона поставщика)</w:name>
        </w:element>
      </w:element>
      <w:element w:id="39" w:guid="FF63CD91-779D-03A8-5F98-F814B2708734" w:kind="condition" w:type="boolean" w:input="normal" w:required="false">
        <w:identifier xml:space="preserve">ID3900</w:identifier>
        <w:name xml:space="preserve">доверенности</w:name>
        <w:value>
          <w:boolean>false</w:boolean>
        </w:value>
        <w:element w:id="363" w:guid="F44C75F5-38F0-2DF8-6016-A6305F70D1FD" w:kind="variable" w:type="string" w:input="normal" w:required="true" w:uiHidden="false">
          <w:identifier xml:space="preserve">ID36400</w:identifier>
          <w:name xml:space="preserve">ФИО по доверенности (сторона поставщика)</w:name>
        </w:element>
        <w:element w:id="385" w:guid="686ECF91-C83A-CDB0-041E-2DAD27D03DF8" w:kind="condition" w:type="boolean" w:input="normal" w:required="false" w:uiHidden="false">
          <w:identifier xml:space="preserve">ID385</w:identifier>
          <w:name xml:space="preserve">В доверенности от поставщика указана должность</w:name>
          <w:element w:id="361" w:guid="B09C3754-4AFD-CA10-7AA9-CC0D392074E2" w:kind="variable" w:type="string" w:input="normal" w:required="true">
            <w:identifier xml:space="preserve">ID362</w:identifier>
            <w:name xml:space="preserve">Должность по доверенности (сторона поставщика)</w:name>
          </w:element>
        </w:element>
        <w:element w:id="267" w:guid="B0E43952-A684-A730-65DA-296FFCCC95AE" w:kind="selector" w:selector="radio" w:type="string" w:input="normal" w:required="true">
          <w:identifier xml:space="preserve">ID268</w:identifier>
          <w:name xml:space="preserve">У доверенности поставщика есть номер?</w:name>
          <w:element w:id="269" w:guid="A0F2ED15-3F86-0480-ACDF-01002DC0C3D2" w:kind="condition" w:type="boolean" w:input="normal" w:required="false">
            <w:identifier xml:space="preserve">ID270</w:identifier>
            <w:name xml:space="preserve">Да</w:name>
            <w:value>
              <w:boolean>true</w:boolean>
            </w:value>
            <w:element w:id="40" w:guid="F89E8275-313A-6946-B21B-E82D8888B7AF" w:kind="variable" w:type="string" w:input="normal" w:required="true">
              <w:identifier xml:space="preserve">numBase</w:identifier>
              <w:name xml:space="preserve">Номер доверенности поставщика</w:name>
            </w:element>
          </w:element>
          <w:element w:id="271" w:guid="F03EC517-2374-F738-45D3-0E7558A0769F" w:kind="condition" w:type="boolean" w:input="normal" w:required="false">
            <w:identifier xml:space="preserve">ID272</w:identifier>
            <w:name xml:space="preserve">Нет</w:name>
            <w:value>
              <w:boolean>false</w:boolean>
            </w:value>
          </w:element>
        </w:element>
        <w:element w:id="41" w:guid="805AC63E-984D-61F0-C427-CCAA53D0A9C6" w:kind="variable" w:type="date" w:input="normal" w:required="true">
          <w:identifier xml:space="preserve">dateBase</w:identifier>
          <w:name xml:space="preserve">Дата доверенности поставщика</w:name>
        </w:element>
        <w:element w:id="273" w:guid="CA9BFB46-2BBE-0C08-BAE0-BC2DF20827CB" w:kind="condition" w:type="boolean" w:input="normal" w:required="false" w:uiHidden="false">
          <w:identifier xml:space="preserve">ID274</w:identifier>
          <w:name xml:space="preserve">Нотариальная доверенность</w:name>
          <w:value>
            <w:boolean>false</w:boolean>
          </w:value>
          <w:element w:id="275" w:guid="B0BC855A-9DC4-0810-6A9B-09C4430A8032" w:kind="variable" w:type="string" w:input="normal" w:required="false">
            <w:identifier xml:space="preserve">ID276</w:identifier>
            <w:name xml:space="preserve">Город</w:name>
          </w:element>
          <w:element w:id="277" w:guid="F44B4BE5-7311-1EBC-C90B-C0C23430A606" w:kind="variable" w:type="string" w:input="normal" w:required="true">
            <w:identifier xml:space="preserve">ID278</w:identifier>
            <w:name xml:space="preserve">ФИО нотариуса</w:name>
          </w:element>
          <w:element w:id="279" w:guid="F8CBCC24-1F36-D37F-5971-746F5C3874F8" w:kind="variable" w:type="string" w:input="normal" w:required="true">
            <w:identifier xml:space="preserve">ID280</w:identifier>
            <w:name xml:space="preserve">Номер доверенности в реестре</w:name>
          </w:element>
        </w:element>
      </w:element>
      <w:element w:id="365" w:guid="B064B917-2CD9-4970-CB56-D3320E006AFF" w:kind="condition" w:type="boolean" w:input="normal" w:required="false" w:uiHidden="false">
        <w:identifier xml:space="preserve">ID36600</w:identifier>
        <w:name xml:space="preserve">договора о передаче функций единоличного исполнительного органа</w:name>
        <w:value>
          <w:boolean>false</w:boolean>
        </w:value>
        <w:element w:id="367" w:guid="F0EE0584-66BE-C5E2-93E7-2593FA345852" w:kind="variable" w:type="string" w:input="normal" w:required="true" w:uiHidden="false">
          <w:identifier xml:space="preserve">ID36800</w:identifier>
          <w:name xml:space="preserve">ФИО из договора о передаче функций (сторона поставщика)</w:name>
        </w:element>
        <w:element w:id="369" w:guid="D079987B-BD9A-420E-CE51-7EBDC940B6A7" w:kind="variable" w:type="string" w:input="normal" w:required="true">
          <w:identifier xml:space="preserve">ID370</w:identifier>
          <w:name xml:space="preserve">Номер договора</w:name>
        </w:element>
        <w:element w:id="371" w:guid="706EED01-6BAD-1758-2136-0E55E3B0573F" w:kind="variable" w:type="date" w:input="normal" w:required="true">
          <w:identifier xml:space="preserve">ID372</w:identifier>
          <w:name xml:space="preserve">Дата договора</w:name>
        </w:element>
      </w:element>
      <w:element w:id="373" w:guid="E0F50818-0F12-2E80-39DF-62CC952A2DC8" w:kind="condition" w:type="boolean" w:input="normal" w:required="false" w:uiHidden="false">
        <w:identifier xml:space="preserve">ID374</w:identifier>
        <w:name xml:space="preserve">договора управления</w:name>
        <w:value>
          <w:boolean>false</w:boolean>
        </w:value>
        <w:element w:id="375" w:guid="A8F5CACB-2CC5-EE40-58EE-7B53F330BBDE" w:kind="variable" w:type="string" w:input="normal" w:required="true" w:uiHidden="false">
          <w:identifier xml:space="preserve">ID37600</w:identifier>
          <w:name xml:space="preserve">ФИО из договора управления (сторона поставщика)</w:name>
        </w:element>
        <w:element w:id="377" w:guid="C01896D5-E255-1400-3FF3-E0347D80B8B8" w:kind="variable" w:type="string" w:input="normal" w:required="true">
          <w:identifier xml:space="preserve">ID378</w:identifier>
          <w:name xml:space="preserve">Номер договора управления</w:name>
        </w:element>
        <w:element w:id="379" w:guid="A03392C2-1EC9-F1E0-D6CE-9522F3F8FE36" w:kind="variable" w:type="date" w:input="normal" w:required="true">
          <w:identifier xml:space="preserve">ID380</w:identifier>
          <w:name xml:space="preserve">Дата договора управления</w:name>
        </w:element>
      </w:element>
      <w:element w:id="21653" w:kind="condition" w:type="boolean" w:input="normal" w:uiHidden="false">
        <w:identifier xml:space="preserve">ID404</w:identifier>
        <w:name xml:space="preserve">свидетельства о государственной регистрации физического лица в качестве ИП</w:name>
        <w:value>
          <w:boolean>false</w:boolean>
        </w:value>
      </w:element>
      <w:element w:id="381" w:guid="B8A4B054-831C-E8F0-F94D-CBEC56581F12" w:kind="condition" w:type="boolean" w:input="normal" w:required="false" w:uiHidden="false">
        <w:identifier xml:space="preserve">ID382</w:identifier>
        <w:name xml:space="preserve">Иное</w:name>
        <w:value>
          <w:boolean>false</w:boolean>
        </w:value>
        <w:element w:id="388" w:guid="B0FE4302-E35B-40A8-4C49-CB700790F983" w:kind="variable" w:type="string" w:input="normal" w:required="true">
          <w:identifier xml:space="preserve">ID388</w:identifier>
          <w:name xml:space="preserve">Заполните ФИО</w:name>
        </w:element>
        <w:element w:id="383" w:guid="A00F0A0E-96DE-ABE0-A8DA-8FB7EDC443F2" w:kind="variable" w:type="string" w:input="normal" w:required="true">
          <w:identifier xml:space="preserve">ID384</w:identifier>
          <w:name xml:space="preserve">Заполните основание действия поставщика</w:name>
        </w:element>
      </w:element>
    </w:element>
    <w:element w:id="77" w:guid="E0CD24C3-5655-2FF0-4458-EB2C8458131C" w:kind="variable" w:type="string" w:input="dataSource" w:binding="79" w:required="true" w:uiHidden="false">
      <w:identifier xml:space="preserve">org_name</w:identifier>
      <w:name xml:space="preserve">Полное наименование покупателя</w:name>
      <w:placeholder xml:space="preserve">Выберите из выпадающего списка</w:placeholder>
    </w:element>
    <w:element w:id="409" w:guid="F05D21D2-2456-5250-00D6-9A481750C80E" w:kind="variable" w:type="string" w:input="dataSource" w:binding="410" w:required="true" w:uiHidden="true">
      <w:identifier xml:space="preserve">OrgSAPID</w:identifier>
      <w:name xml:space="preserve">SAP ID покупателя</w:name>
    </w:element>
    <w:element w:id="354" w:guid="F1630E98-B0B0-1700-7FCA-C2EDBFD8EB3B" w:kind="selector" w:selector="radio" w:type="string" w:input="normal" w:required="true">
      <w:identifier xml:space="preserve">ID354</w:identifier>
      <w:name xml:space="preserve">Выберите подходящий вариант для стороны покупателя:</w:name>
      <w:element w:id="355" w:guid="B061D818-944E-AB0C-F899-EA3CF5B0A526" w:kind="condition" w:type="boolean" w:input="normal" w:required="false">
        <w:identifier xml:space="preserve">ID355</w:identifier>
        <w:name xml:space="preserve">действующего</w:name>
        <w:value>
          <w:boolean>true</w:boolean>
        </w:value>
      </w:element>
      <w:element w:id="356" w:guid="B8149186-ADA0-E4E8-7097-6C9FD330B688" w:kind="condition" w:type="boolean" w:input="normal" w:required="false">
        <w:identifier xml:space="preserve">ID356</w:identifier>
        <w:name xml:space="preserve">действующей</w:name>
        <w:value>
          <w:boolean>false</w:boolean>
        </w:value>
      </w:element>
    </w:element>
    <w:element w:id="88" w:guid="F821DB5A-B01C-FAD0-C6F1-58F456507303" w:kind="variable" w:type="string" w:input="dataSource" w:binding="80" w:required="true" w:uiHidden="true">
      <w:identifier xml:space="preserve">org_shortname</w:identifier>
      <w:name xml:space="preserve">Краткое наименование покупателя</w:name>
    </w:element>
    <w:element w:id="70" w:guid="F7D60C29-5EC5-1BA6-E51E-91333E500ACD" w:kind="selector" w:selector="radio" w:type="string" w:input="normal" w:required="true">
      <w:identifier xml:space="preserve">ID70</w:identifier>
      <w:name xml:space="preserve">Покупатель действует на основании</w:name>
      <w:element w:id="71" w:guid="B0924767-70D2-A970-FAC4-E320CC101BD5" w:kind="condition" w:type="boolean" w:input="normal" w:required="false">
        <w:identifier xml:space="preserve">ID71</w:identifier>
        <w:name xml:space="preserve">устава</w:name>
        <w:value>
          <w:boolean>false</w:boolean>
        </w:value>
      </w:element>
      <w:element w:id="72" w:guid="A84FA897-30BF-6038-5C5F-AD9DC2A0568F" w:kind="condition" w:type="boolean" w:input="normal" w:required="false">
        <w:identifier xml:space="preserve">ID72</w:identifier>
        <w:name xml:space="preserve">доверенности</w:name>
        <w:value>
          <w:boolean>true</w:boolean>
        </w:value>
        <w:element w:id="281" w:guid="B42EC34B-51A3-5116-FAD1-152EC5606C93" w:kind="selector" w:selector="radio" w:type="string" w:input="normal" w:required="true">
          <w:identifier xml:space="preserve">ID282</w:identifier>
          <w:name xml:space="preserve">У доверенности покупателя есть номер/дата?</w:name>
          <w:element w:id="283" w:guid="902FD417-BABD-E9D8-C41F-1948AC98B087" w:kind="condition" w:type="boolean" w:input="normal" w:required="false">
            <w:identifier xml:space="preserve">ID284</w:identifier>
            <w:name xml:space="preserve">Да</w:name>
            <w:value>
              <w:boolean>true</w:boolean>
            </w:value>
            <w:element w:id="73" w:guid="F068E1D8-81BC-A760-73C2-5F7657B02597" w:kind="variable" w:type="string" w:input="dataSource" w:binding="68" w:required="true" w:uiHidden="true">
              <w:identifier xml:space="preserve">ID73</w:identifier>
              <w:name xml:space="preserve">Номер/дата доверенности</w:name>
            </w:element>
          </w:element>
          <w:element w:id="285" w:guid="EBFF092A-1348-1588-B8F6-54FBA85023B7" w:kind="condition" w:type="boolean" w:input="normal" w:required="false">
            <w:identifier xml:space="preserve">ID286</w:identifier>
            <w:name xml:space="preserve">Нет</w:name>
            <w:value>
              <w:boolean>false</w:boolean>
            </w:value>
          </w:element>
        </w:element>
        <w:element w:id="287" w:guid="9C910086-635F-6368-C7C9-BE2E637E200E" w:kind="condition" w:type="boolean" w:input="normal" w:required="false" w:uiHidden="false">
          <w:identifier xml:space="preserve">ID288</w:identifier>
          <w:name xml:space="preserve">Нотариальная доверенность</w:name>
          <w:value>
            <w:boolean>false</w:boolean>
          </w:value>
          <w:element w:id="289" w:guid="90318B6F-F4B2-5A48-9040-F8051BACCEF9" w:kind="variable" w:type="string" w:input="normal" w:required="true">
            <w:identifier xml:space="preserve">ID290</w:identifier>
            <w:name xml:space="preserve">Город</w:name>
          </w:element>
          <w:element w:id="291" w:guid="D05A2386-93D5-27C0-720A-BD919EC447C9" w:kind="variable" w:type="string" w:input="normal" w:required="true">
            <w:identifier xml:space="preserve">ID150</w:identifier>
            <w:name xml:space="preserve">ФИО нотариуса</w:name>
          </w:element>
          <w:element w:id="292" w:guid="C053BC1F-BE93-35D4-82C6-E21FC7605F6C" w:kind="variable" w:type="string" w:input="normal" w:required="true">
            <w:identifier xml:space="preserve">ID293</w:identifier>
            <w:name xml:space="preserve">Номер доверенности в реестре</w:name>
          </w:element>
        </w:element>
      </w:element>
    </w:element>
    <w:element w:id="305" w:guid="B0B558C0-BFCB-3110-8C6D-818BE1A8F2EC" w:kind="variable" w:type="string" w:input="dataSource" w:binding="307" w:required="false">
      <w:identifier xml:space="preserve">org_Dep</w:identifier>
      <w:name xml:space="preserve">Подразделение</w:name>
      <w:comment xml:space="preserve">необязательное для заполнения, влияет на выбор подписанта</w:comment>
      <w:placeholder xml:space="preserve">Выберите из выпадающего списка</w:placeholder>
    </w:element>
    <w:element w:id="308" w:guid="A0CCB5E0-EEB5-C0DC-C160-3E77BDE8A676" w:kind="variable" w:type="string" w:input="dataSource" w:binding="61" w:required="true">
      <w:identifier xml:space="preserve">org_ini</w:identifier>
      <w:name xml:space="preserve">ФИО (сторона покупателя)</w:name>
      <w:placeholder xml:space="preserve">Выберите из выпадающего списка</w:placeholder>
    </w:element>
    <w:element w:id="115" w:guid="C2A8ED19-E97E-21A8-780B-1966C670F5CE" w:kind="selector" w:selector="radio" w:type="string" w:input="normal" w:required="true">
      <w:identifier xml:space="preserve">PaymentTerms</w:identifier>
      <w:name xml:space="preserve">Условия и порядок оплаты</w:name>
      <w:element w:id="116" w:guid="A05521FD-EF22-5A40-2985-FC69F898E7EC" w:kind="condition" w:type="boolean" w:input="normal" w:required="false">
        <w:identifier xml:space="preserve">PostPayment</w:identifier>
        <w:name xml:space="preserve">Постоплата</w:name>
        <w:value>
          <w:boolean>false</w:boolean>
        </w:value>
        <w:element w:id="183" w:guid="D81E593F-3FEA-A600-5080-8844CD5C7A73" w:kind="selector" w:selector="radio" w:type="string" w:input="normal" w:required="true">
          <w:identifier xml:space="preserve">ID183</w:identifier>
          <w:name xml:space="preserve">Оплата производится в течение ___ календарных, рабочих или банковских дней?</w:name>
          <w:element w:id="184" w:guid="601AA995-94EF-0E98-1B87-0A6A95667535" w:kind="condition" w:type="boolean" w:input="normal" w:required="false">
            <w:identifier xml:space="preserve">ID184</w:identifier>
            <w:name xml:space="preserve">календарных</w:name>
            <w:value>
              <w:boolean>true</w:boolean>
            </w:value>
            <w:element w:id="187" w:guid="60EDF909-BDEB-877C-0361-2CBE36C87ACF" w:kind="variable" w:type="number" w:input="normal" w:required="true">
              <w:identifier xml:space="preserve">ID187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85" w:guid="D040A7F3-8868-3670-9002-2107090716DE" w:kind="condition" w:type="boolean" w:input="normal" w:required="false">
            <w:identifier xml:space="preserve">ID185</w:identifier>
            <w:name xml:space="preserve">рабочих</w:name>
            <w:value>
              <w:boolean>false</w:boolean>
            </w:value>
            <w:element w:id="188" w:guid="B87E4616-C665-9420-391C-49ADDBF833E4" w:kind="variable" w:type="number" w:input="normal" w:required="true">
              <w:identifier xml:space="preserve">ID188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86" w:guid="A80A63CA-D844-B7E0-86EB-CD1B67303345" w:kind="condition" w:type="boolean" w:input="normal" w:required="false" w:uiHidden="false">
            <w:identifier xml:space="preserve">ID186</w:identifier>
            <w:name xml:space="preserve">банковских</w:name>
            <w:element w:id="189" w:guid="9C533624-FEB3-4B68-0860-1DF28130355F" w:kind="variable" w:type="number" w:input="normal" w:required="true">
              <w:identifier xml:space="preserve">ID189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9" w:guid="F4AF9B35-6EEA-4450-F927-A8A861A0EF7D" w:kind="condition" w:type="boolean" w:input="expression" w:required="false" w:uiHidden="true">
          <w:identifier xml:space="preserve">ID439</w:identifier>
          <w:name xml:space="preserve">ИКТ/ИКТМЕТАЛ/ДВ/ИДС/АФС/СМАРТ постоплата</w:name>
          <w:value>
            <w:expression xml:space="preserve">OrgSAPID == "1000004300" | OrgSAPID == "1000013211" | OrgSAPID == "1000017338" | OrgSAPID == "1000014696" | OrgSAPID == "1000012381" | OrgSAPID == "1000002384"</w:expression>
          </w:value>
          <w:element w:id="440" w:guid="C09304C1-5531-E26D-6B19-490A971E766E" w:kind="variable" w:type="string" w:input="normal" w:required="false" w:uiHidden="true">
            <w:identifier xml:space="preserve">ID440</w:identifier>
            <w:name xml:space="preserve">ИКТ/ИКТМЕТАЛ/ДВ/ИДС/АФС/СМАРТ постоплата (абзац 1)</w:name>
            <w:value>
              <w:text xml:space="preserve">, при условии получения Покупателем оригиналов Спецификации, счета-фактуры и накладной ТОРГ-12 или УПД, оформленных в соответствии с требованиями действующего законодательства РФ</w:text>
            </w:value>
          </w:element>
        </w:element>
      </w:element>
      <w:element w:id="117" w:guid="F0509E0D-3C4C-0121-7311-B7D6F8B07A72" w:kind="condition" w:type="boolean" w:input="normal" w:required="false">
        <w:identifier xml:space="preserve">Advance100</w:identifier>
        <w:name xml:space="preserve">Аванс 100%</w:name>
        <w:value>
          <w:boolean>false</w:boolean>
        </w:value>
        <w:element w:id="197" w:guid="D0D29EC3-DACB-2F28-179B-3A414C904232" w:kind="selector" w:selector="radio" w:type="string" w:input="normal" w:required="true">
          <w:identifier xml:space="preserve">ID197</w:identifier>
          <w:name xml:space="preserve">Аванс выплачивается в течение ___ календарных, рабочих или банковских дней?</w:name>
          <w:element w:id="198" w:guid="F0EB406B-8285-4974-6E99-31B5B16C74DC" w:kind="condition" w:type="boolean" w:input="normal" w:required="false">
            <w:identifier xml:space="preserve">ID198</w:identifier>
            <w:name xml:space="preserve">календарных</w:name>
            <w:value>
              <w:boolean>false</w:boolean>
            </w:value>
            <w:element w:id="199" w:guid="6AE7C565-8742-3F30-4B97-E5CF5C582BD7" w:kind="variable" w:type="number" w:input="normal" w:required="true">
              <w:identifier xml:space="preserve">ID199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00" w:guid="F0250417-C6D6-D270-37B7-BFADCA903A48" w:kind="condition" w:type="boolean" w:input="normal" w:required="false">
            <w:identifier xml:space="preserve">ID200</w:identifier>
            <w:name xml:space="preserve">рабочих</w:name>
            <w:value>
              <w:boolean>false</w:boolean>
            </w:value>
            <w:element w:id="201" w:guid="C8B52D07-9D86-E7A0-62D1-3A594CB7D04E" w:kind="variable" w:type="number" w:input="normal" w:required="true">
              <w:identifier xml:space="preserve">ID201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02" w:guid="8C18157D-E1C5-547C-3CBE-FDD6C480EE55" w:kind="condition" w:type="boolean" w:input="normal" w:required="false" w:uiHidden="false">
            <w:identifier xml:space="preserve">ID202</w:identifier>
            <w:name xml:space="preserve">банковских</w:name>
            <w:value>
              <w:boolean>false</w:boolean>
            </w:value>
            <w:element w:id="203" w:guid="702B6026-1A1E-0384-DA5A-6F132470628A" w:kind="variable" w:type="number" w:input="normal" w:required="true">
              <w:identifier xml:space="preserve">ID203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  <w:element w:id="432" w:guid="D2E53BBB-0D8F-0720-4654-831922001B24" w:kind="condition" w:type="boolean" w:input="expression" w:required="false" w:uiHidden="true">
            <w:identifier xml:space="preserve">ID432</w:identifier>
            <w:name xml:space="preserve">ИКТ/ИКТМЕТАЛ/ДВ/ИДС/АФС/СМАРТ по 100 предоплате</w:name>
            <w:value>
              <w:expression xml:space="preserve">OrgSAPID == "1000004300" | OrgSAPID == "1000013211" | OrgSAPID == "1000017338" | OrgSAPID == "1000014696" | OrgSAPID == "1000012381" | OrgSAPID == "1000002384"</w:expression>
            </w:value>
            <w:element w:id="433" w:guid="73E00CB3-2DFA-17D0-08AD-1A3B1A70E654" w:kind="variable" w:type="string" w:input="normal" w:required="false" w:uiHidden="true">
              <w:identifier xml:space="preserve">ID433</w:identifier>
              <w:name xml:space="preserve">ИКТ/ИКТМЕТАЛ/ДВ/ИДС/АФС/СМАРТ по 100 предоплате (абзац 1)</w:name>
              <w:value>
                <w:text xml:space="preserve"> в срок, не позднее, чем 5 (пять) календарных дней с даты подписания настоящей Спецификации</w:text>
              </w:value>
            </w:element>
            <w:element w:id="434" w:guid="B66CBD25-1666-38B0-2BBD-6B3EE0D48F13" w:kind="variable" w:type="string" w:input="normal" w:required="false" w:uiHidden="true">
              <w:identifier xml:space="preserve">ID434</w:identifier>
              <w:name xml:space="preserve">ИКТ/ИКТМЕТАЛ/ДВ/ИДС/АФС/СМАРТ по 100 предоплате (абзац 2)</w:name>
              <w:value>
  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  </w:value>
            </w:element>
            <w:element w:id="435" w:guid="CCEE0472-C3D2-5215-68E1-A684B360A15C" w:kind="variable" w:type="string" w:input="normal" w:required="false" w:uiHidden="true">
              <w:identifier xml:space="preserve">ID435</w:identifier>
              <w:name xml:space="preserve">ИКТ/ИКТМЕТАЛ/ДВ/ИДС/АФС/СМАРТ по 100 предоплате (абзац 3)</w:name>
              <w:value>
  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  </w:value>
            </w:element>
          </w:element>
        </w:element>
      </w:element>
      <w:element w:id="118" w:guid="70845F03-70FC-2A98-5294-1AB7B240C443" w:kind="condition" w:type="boolean" w:input="normal" w:required="false" w:uiHidden="false">
        <w:identifier xml:space="preserve">Advance</w:identifier>
        <w:name xml:space="preserve">Аванс не 100%</w:name>
        <w:value>
          <w:boolean>true</w:boolean>
        </w:value>
        <w:element w:id="421" w:guid="B0DA1EA3-EA8F-4778-A6F0-1B86BBFC58D0" w:kind="replicator" w:type="dataset" w:input="normal" w:required="false">
          <w:identifier xml:space="preserve">ID421</w:identifier>
          <w:name xml:space="preserve">Добавление аванса</w:name>
          <w:element w:id="205" w:guid="D076809B-5764-0A00-FA86-293386D081E5" w:kind="variable" w:type="number" w:input="normal" w:required="true">
            <w:identifier xml:space="preserve">ID205</w:identifier>
            <w:name xml:space="preserve">Аванс в %</w:name>
            <w:value>
              <w:number w:min="1" w:max="99"/>
            </w:value>
          </w:element>
          <w:element w:id="206" w:guid="80363B9D-49BE-9590-EBC2-BC2104506FA4" w:kind="selector" w:selector="radio" w:type="string" w:input="normal" w:required="true">
            <w:identifier xml:space="preserve">ID206</w:identifier>
            <w:name xml:space="preserve">Аванс выплачивается в течение ___ календарных, рабочих или банковских дней?</w:name>
            <w:element w:id="207" w:guid="66CB447A-F819-12D4-CA2C-147C0574FAF9" w:kind="condition" w:type="boolean" w:input="normal" w:required="false">
              <w:identifier xml:space="preserve">ID207</w:identifier>
              <w:name xml:space="preserve">календарных</w:name>
              <w:value>
                <w:boolean>true</w:boolean>
              </w:value>
              <w:element w:id="208" w:guid="C08D0A42-6A79-5880-7B9D-8A7662F0BC72" w:kind="variable" w:type="number" w:input="normal" w:required="true">
                <w:identifier xml:space="preserve">ID208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09" w:guid="AEF8DF82-A658-21A0-7DB2-42298DB06636" w:kind="condition" w:type="boolean" w:input="normal" w:required="false">
              <w:identifier xml:space="preserve">ID209</w:identifier>
              <w:name xml:space="preserve">рабочих</w:name>
              <w:value>
                <w:boolean>false</w:boolean>
              </w:value>
              <w:element w:id="210" w:guid="9811A51F-B3D1-BC68-B7BE-DB4432F0DEB9" w:kind="variable" w:type="number" w:input="normal" w:required="true">
                <w:identifier xml:space="preserve">ID210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11" w:guid="C04BF0DC-9F4E-D173-396B-B27C439010F2" w:kind="condition" w:type="boolean" w:input="normal" w:required="false" w:uiHidden="false">
              <w:identifier xml:space="preserve">ID211</w:identifier>
              <w:name xml:space="preserve">банковских</w:name>
              <w:element w:id="212" w:guid="D01E0A5A-E85E-B9D3-0124-4F3B114CBE6D" w:kind="variable" w:type="number" w:input="normal" w:required="true">
                <w:identifier xml:space="preserve">ID212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13" w:guid="B8F07AE9-F454-EF44-3EF0-F07F4754FD7B" w:kind="variable" w:type="number" w:input="expression" w:required="true" w:uiHidden="true">
            <w:identifier xml:space="preserve">ID213</w:identifier>
            <w:name xml:space="preserve">Порядок зачета % от цены</w:name>
            <w:value>
              <w:expression xml:space="preserve">ID205</w:expression>
            </w:value>
          </w:element>
        </w:element>
        <w:element w:id="214" w:guid="C09321D5-E365-C968-E4A1-51F320C812C2" w:kind="variable" w:type="number" w:input="expression" w:required="true">
          <w:identifier xml:space="preserve">ID214</w:identifier>
          <w:name xml:space="preserve">Окончательный расчет за Товар в %</w:name>
          <w:value>
            <w:expression xml:space="preserve">100 - ID421.sum("ID205")</w:expression>
            <w:visibility xml:space="preserve">ID421.sum("ID205") &lt;= 99</w:visibility>
          </w:value>
        </w:element>
        <w:element w:id="422" w:guid="78B0C040-9965-E330-8483-E6A1F3181692" w:kind="condition" w:type="boolean" w:input="expression" w:required="false" w:uiHidden="true">
          <w:identifier xml:space="preserve">ID422</w:identifier>
          <w:name xml:space="preserve">Условие: % окончательного расчёта за Товар упал до 0 или ниже</w:name>
          <w:value>
            <w:expression xml:space="preserve">ID214 &lt;= 0</w:expression>
          </w:value>
          <w:element w:id="423" w:guid="D44F86E6-2FC4-4EB0-D823-2129AD20E5F3" w:kind="selector" w:selector="check" w:type="string" w:input="normal" w:required="true">
            <w:identifier xml:space="preserve">ID423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4" w:guid="706526FD-5513-B708-7104-EC093BC0D6BB" w:kind="condition" w:type="boolean" w:input="expression" w:required="false" w:uiHidden="true">
              <w:identifier xml:space="preserve">ID424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15" w:guid="F0389117-8BFD-9670-3A60-6F07EDD039B7" w:kind="selector" w:selector="radio" w:type="string" w:input="normal" w:required="true">
          <w:identifier xml:space="preserve">ID215</w:identifier>
          <w:name xml:space="preserve">Окончательный расчет производится в течение ___ календарных, рабочих или банковских дней?</w:name>
          <w:element w:id="216" w:guid="985FE7CF-0AC0-E900-289F-4BE97D844988" w:kind="condition" w:type="boolean" w:input="normal" w:required="false">
            <w:identifier xml:space="preserve">ID216</w:identifier>
            <w:name xml:space="preserve">календарных</w:name>
            <w:value>
              <w:boolean>true</w:boolean>
            </w:value>
            <w:element w:id="217" w:guid="F0BDF35D-9AB6-374C-1CDD-8ADA77B82F64" w:kind="variable" w:type="number" w:input="normal" w:required="true">
              <w:identifier xml:space="preserve">ID217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18" w:guid="80EA7CBD-47D3-B638-5817-21DA484C0E30" w:kind="condition" w:type="boolean" w:input="normal" w:required="false">
            <w:identifier xml:space="preserve">ID218</w:identifier>
            <w:name xml:space="preserve">рабочих</w:name>
            <w:value>
              <w:boolean>false</w:boolean>
            </w:value>
            <w:element w:id="219" w:guid="D04B45FA-7A98-0818-D30B-82EACF10B11D" w:kind="variable" w:type="number" w:input="normal" w:required="true">
              <w:identifier xml:space="preserve">ID219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20" w:guid="88A171DD-FC1D-9620-33EF-7959ECF07E0B" w:kind="condition" w:type="boolean" w:input="normal" w:required="false" w:uiHidden="false">
            <w:identifier xml:space="preserve">ID220</w:identifier>
            <w:name xml:space="preserve">банковских</w:name>
            <w:element w:id="221" w:guid="902A1F0F-4E46-3168-DFE7-C090D4C8553F" w:kind="variable" w:type="number" w:input="normal" w:required="true">
              <w:identifier xml:space="preserve">ID221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6" w:guid="885648B9-55FD-80E2-7C47-1CFEC63E492B" w:kind="condition" w:type="boolean" w:input="expression" w:required="false" w:uiHidden="true">
          <w:identifier xml:space="preserve">ID436</w:identifier>
          <w:name xml:space="preserve">ИКТ/ИКТМЕТАЛ/ДВ/ИДС/АФС/СМАРТ не по 100 предоплате</w:name>
          <w:value>
            <w:expression xml:space="preserve">OrgSAPID == "1000004300" | OrgSAPID == "1000013211" | OrgSAPID == "1000017338" | OrgSAPID == "1000014696" | OrgSAPID == "1000012381" | OrgSAPID == "1000002384"</w:expression>
          </w:value>
          <w:element w:id="437" w:guid="C8F994BF-D0E3-7730-563F-BA9BBB90B0B0" w:kind="variable" w:type="string" w:input="normal" w:required="false" w:uiHidden="true">
            <w:identifier xml:space="preserve">ID437</w:identifier>
            <w:name xml:space="preserve">ИКТ/ИКТМЕТАЛ/ДВ/ИДС/АФС/СМАРТ не по 100 предоплате (абзац 1)</w:name>
            <w:value>
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</w:value>
          </w:element>
          <w:element w:id="438" w:guid="C8BD0588-9E60-CE90-ECA8-4CBD8AB06F46" w:kind="variable" w:type="string" w:input="normal" w:required="false" w:uiHidden="true">
            <w:identifier xml:space="preserve">ID438</w:identifier>
            <w:name xml:space="preserve">ИКТ/ИКТМЕТАЛ/ДВ/ИДС/АФС/СМАРТ не по 100 предоплате (абзац 2)</w:name>
            <w:value>
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</w:value>
          </w:element>
        </w:element>
      </w:element>
      <w:element w:id="119" w:guid="D0F3E529-1D18-5FB6-3DE3-FEF057607A58" w:kind="condition" w:type="boolean" w:input="normal" w:required="false" w:uiHidden="false">
        <w:identifier xml:space="preserve">AdvanceBankGarant</w:identifier>
        <w:name xml:space="preserve">Аванс не 100% + Банковская гарантия</w:name>
        <w:value>
          <w:boolean>false</w:boolean>
        </w:value>
        <w:element w:id="426" w:guid="8034A5A6-DA6D-F120-3821-14830160BCAD" w:kind="replicator" w:type="dataset" w:input="normal" w:required="false">
          <w:identifier xml:space="preserve">ID426</w:identifier>
          <w:name xml:space="preserve">Добавление аванса</w:name>
          <w:element w:id="223" w:guid="E0481646-BEA7-2210-C2F2-AE384C40C0C1" w:kind="variable" w:type="number" w:input="normal" w:required="true">
            <w:identifier xml:space="preserve">ID223</w:identifier>
            <w:name xml:space="preserve">Аванс в %</w:name>
          </w:element>
          <w:element w:id="224" w:guid="D8E76E83-3E27-9328-7CC4-7CA315D80FAB" w:kind="selector" w:selector="radio" w:type="string" w:input="normal" w:required="true">
            <w:identifier xml:space="preserve">ID224</w:identifier>
            <w:name xml:space="preserve">Аванс выплачивается в течение ___ календарных, рабочих или банковских дней?</w:name>
            <w:element w:id="225" w:guid="DF2E16A8-468C-0C0C-0998-41860C10198E" w:kind="condition" w:type="boolean" w:input="normal" w:required="false">
              <w:identifier xml:space="preserve">ID225</w:identifier>
              <w:name xml:space="preserve">календарных</w:name>
              <w:value>
                <w:boolean>true</w:boolean>
              </w:value>
              <w:element w:id="226" w:guid="F002D691-2721-0C98-D577-EE9F2680764B" w:kind="variable" w:type="number" w:input="normal" w:required="true">
                <w:identifier xml:space="preserve">ID226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27" w:guid="D856A3E5-8D41-DE5E-5325-08C82634CD54" w:kind="condition" w:type="boolean" w:input="normal" w:required="false">
              <w:identifier xml:space="preserve">ID227</w:identifier>
              <w:name xml:space="preserve">рабочих</w:name>
              <w:value>
                <w:boolean>false</w:boolean>
              </w:value>
              <w:element w:id="228" w:guid="F03225B7-2F3E-5C37-7BE2-4FF891F01F58" w:kind="variable" w:type="number" w:input="normal" w:required="true">
                <w:identifier xml:space="preserve">ID228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29" w:guid="AE30DC97-41A1-3B90-6D45-6B6F30E0E7FD" w:kind="condition" w:type="boolean" w:input="normal" w:required="false" w:uiHidden="false">
              <w:identifier xml:space="preserve">ID229</w:identifier>
              <w:name xml:space="preserve">банковских</w:name>
              <w:element w:id="230" w:guid="884A0AC3-B70B-3A50-5453-E406BA0068A4" w:kind="variable" w:type="number" w:input="normal" w:required="true">
                <w:identifier xml:space="preserve">ID230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31" w:guid="6C60CD48-9FCF-6F40-9397-DEA88E1C4BA0" w:kind="variable" w:type="number" w:input="expression" w:required="true" w:uiHidden="true">
            <w:identifier xml:space="preserve">ID231</w:identifier>
            <w:name xml:space="preserve">Порядок зачета % от цены</w:name>
            <w:value>
              <w:expression xml:space="preserve">ID223</w:expression>
            </w:value>
          </w:element>
        </w:element>
        <w:element w:id="232" w:guid="B0B8CE99-A59D-B32D-4FCD-0BA9EED0D700" w:kind="variable" w:type="number" w:input="expression" w:required="true">
          <w:identifier xml:space="preserve">ID232</w:identifier>
          <w:name xml:space="preserve">Окончательный расчет за Товар в %</w:name>
          <w:value>
            <w:expression xml:space="preserve">100 - ID426.sum("ID223")</w:expression>
            <w:visibility xml:space="preserve">ID426.sum("ID223") &lt;= 99</w:visibility>
          </w:value>
        </w:element>
        <w:element w:id="427" w:guid="A8D29625-5456-9CC8-B29B-6E485A004AD3" w:kind="condition" w:type="boolean" w:input="expression" w:required="false" w:uiHidden="true">
          <w:identifier xml:space="preserve">ID427</w:identifier>
          <w:name xml:space="preserve">Условие: % окончательного расчёта за Товар упал до 0 или ниже</w:name>
          <w:value>
            <w:expression xml:space="preserve">ID232 &lt;= 0</w:expression>
          </w:value>
          <w:element w:id="428" w:guid="A0E42BCF-F9E6-0510-9AD5-5C05F79DC98E" w:kind="selector" w:selector="check" w:type="string" w:input="normal" w:required="true">
            <w:identifier xml:space="preserve">ID428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9" w:guid="C8A4A970-49E3-7C4E-68C6-EEADE0A0CF92" w:kind="condition" w:type="boolean" w:input="expression" w:required="false" w:uiHidden="true">
              <w:identifier xml:space="preserve">ID429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33" w:guid="E083E6C7-60A8-EC2E-1E05-9A4F6EFC00FF" w:kind="selector" w:selector="radio" w:type="string" w:input="normal" w:required="true">
          <w:identifier xml:space="preserve">ID233</w:identifier>
          <w:name xml:space="preserve">Окончательный расчет производится в течение ___ календарных, рабочих или банковских дней?</w:name>
          <w:element w:id="234" w:guid="80B94372-4881-5658-EBCD-5C27CC84ED10" w:kind="condition" w:type="boolean" w:input="normal" w:required="false">
            <w:identifier xml:space="preserve">ID234</w:identifier>
            <w:name xml:space="preserve">календарных</w:name>
            <w:value>
              <w:boolean>true</w:boolean>
            </w:value>
            <w:element w:id="235" w:guid="C04F763A-FFE0-0D10-2530-DF610188FCCF" w:kind="variable" w:type="number" w:input="normal" w:required="true">
              <w:identifier xml:space="preserve">ID235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36" w:guid="C8AEBB22-D3DB-1DC8-5295-6492AF204EC0" w:kind="condition" w:type="boolean" w:input="normal" w:required="false">
            <w:identifier xml:space="preserve">ID236</w:identifier>
            <w:name xml:space="preserve">рабочих</w:name>
            <w:value>
              <w:boolean>false</w:boolean>
            </w:value>
            <w:element w:id="237" w:guid="B80FAD40-20C0-A300-267E-B7BF168817FF" w:kind="variable" w:type="number" w:input="normal" w:required="true">
              <w:identifier xml:space="preserve">ID237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38" w:guid="88D5CF11-DAB1-BBD2-EC94-C9891E30E03C" w:kind="condition" w:type="boolean" w:input="normal" w:required="false" w:uiHidden="false">
            <w:identifier xml:space="preserve">ID238</w:identifier>
            <w:name xml:space="preserve">банковских</w:name>
            <w:element w:id="239" w:guid="90F7D83E-1697-3050-ED95-4BA1D2889C67" w:kind="variable" w:type="number" w:input="normal" w:required="true">
              <w:identifier xml:space="preserve">ID239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</w:element>
      <w:element w:id="336" w:guid="C8ABB16F-A580-08A8-CCF2-AFCD3D301548" w:kind="condition" w:type="boolean" w:input="normal" w:required="false" w:uiHidden="true">
        <w:identifier xml:space="preserve">ID336</w:identifier>
        <w:name xml:space="preserve">Иное</w:name>
        <w:description xml:space="preserve">Используется при отсутствии подходящего варианта о порядке и условиях оплаты. В данном случае сокращение маршрута согласования в Tessa будет недоступно.</w:description>
        <w:value>
          <w:boolean>false</w:boolean>
        </w:value>
        <w:element w:id="346" w:guid="6A175DDA-2E54-3CC0-1B1C-5E69451070EA" w:kind="replicator" w:type="dataset" w:input="normal" w:required="false">
          <w:identifier xml:space="preserve">ID346</w:identifier>
          <w:name xml:space="preserve">Условие и порядок оплаты</w:name>
          <w:element w:id="347" w:guid="FC251241-8FAB-1CCD-10B3-C9C44F9AB8C1" w:kind="variable" w:type="string" w:input="normal" w:required="true">
            <w:identifier xml:space="preserve">ID347</w:identifier>
            <w:name xml:space="preserve">Текст условия и порядка оплаты</w:name>
          </w:element>
        </w:element>
      </w:element>
    </w:element>
    <w:element w:id="121" w:guid="7C314E6F-8DDC-623C-4B6D-0D1027F8BFA4" w:kind="selector" w:selector="radio" w:type="string" w:input="normal" w:required="true">
      <w:identifier xml:space="preserve">ID121</w:identifier>
      <w:name xml:space="preserve">Поставка партиями</w:name>
      <w:element w:id="126" w:guid="E85375E6-09BC-D034-E0C3-8743C1140319" w:kind="condition" w:type="boolean" w:input="normal" w:required="false">
        <w:identifier xml:space="preserve">ID126</w:identifier>
        <w:name xml:space="preserve">Не разрешена</w:name>
        <w:value>
          <w:boolean>false</w:boolean>
        </w:value>
      </w:element>
      <w:element w:id="122" w:guid="D04F83F3-026A-0CB0-BFAF-EE412C58F00D" w:kind="condition" w:type="boolean" w:input="normal" w:required="false">
        <w:identifier xml:space="preserve">ID122</w:identifier>
        <w:name xml:space="preserve">Разрешена</w:name>
        <w:value>
          <w:boolean>true</w:boolean>
        </w:value>
        <w:element w:id="430" w:guid="E09F04C9-977F-2EC8-B101-517B8B90A738" w:kind="condition" w:type="boolean" w:input="expression" w:required="false" w:uiHidden="true">
          <w:identifier xml:space="preserve">ID430</w:identifier>
          <w:name xml:space="preserve">Это ИКТ/ИКТМЕТАЛ/ДВ/ИДС/АФС/СМАРТ для партий</w:name>
          <w:value>
            <w:expression xml:space="preserve">OrgSAPID == "1000004300" | OrgSAPID == "1000013211" | OrgSAPID == "1000017338" | OrgSAPID == "1000014696" | OrgSAPID == "1000012381" | OrgSAPID == "1000002384"</w:expression>
          </w:value>
          <w:element w:id="431" w:guid="D042CB70-DFEF-61A8-D71F-A2AABEA0F0ED" w:kind="variable" w:type="string" w:input="normal" w:required="false" w:uiHidden="true">
            <w:identifier xml:space="preserve">ID431</w:identifier>
            <w:name xml:space="preserve">ИКТ/ИКТМЕТАЛ/ДВ/ИДС/АФС/СМАРТ дополнение по партиям</w:name>
            <w:value>
              <w:text xml:space="preserve">Под партией в настоящей Спецификации понимается количество Товара, поставленного по одной товарной накладной (по форме ТОРГ-12) или универсальному передаточному документу (УПД).</w:text>
            </w:value>
          </w:element>
        </w:element>
      </w:element>
    </w:element>
    <w:element w:id="127" w:guid="D0B97195-877A-98DC-86BC-248C8E9CE5C8" w:kind="selector" w:selector="radio" w:type="string" w:input="normal" w:required="true">
      <w:identifier xml:space="preserve">ID127</w:identifier>
      <w:name xml:space="preserve">Толеранс предусмотрен?</w:name>
      <w:element w:id="128" w:guid="F8EB6F82-44ED-8D80-30CB-96CEB9C8F441" w:kind="condition" w:type="boolean" w:input="normal" w:required="false">
        <w:identifier xml:space="preserve">ID128</w:identifier>
        <w:name xml:space="preserve">Да</w:name>
        <w:value>
          <w:boolean>true</w:boolean>
        </w:value>
        <w:element w:id="130" w:guid="F077F4A3-322C-BC20-54C0-CFAAF3383F08" w:kind="variable" w:type="number" w:input="normal" w:required="true">
          <w:identifier xml:space="preserve">ID130</w:identifier>
          <w:name xml:space="preserve">Число толеранса</w:name>
          <w:description xml:space="preserve">Размер толеранса должен подтверждаться закупочной документацией, рекомендуемый толеранс - не более 10 %</w:description>
          <w:value>
            <w:number w:min="1" w:max="25"/>
          </w:value>
        </w:element>
      </w:element>
      <w:element w:id="129" w:guid="FE9161AD-F9C5-14B8-AC64-74C426B09834" w:kind="condition" w:type="boolean" w:input="normal" w:required="false">
        <w:identifier xml:space="preserve">ID129</w:identifier>
        <w:name xml:space="preserve">Нет</w:name>
        <w:value>
          <w:boolean>false</w:boolean>
        </w:value>
      </w:element>
    </w:element>
    <w:element w:id="357" w:guid="F02BF196-1888-2AE0-A0AD-A7289F4086E7" w:kind="selector" w:selector="radio" w:type="string" w:input="normal" w:required="true">
      <w:identifier xml:space="preserve">ID357</w:identifier>
      <w:name xml:space="preserve">Срок поставки</w:name>
      <w:element w:id="358" w:guid="C0F4B9B8-A670-5FC4-1B73-FD110A50B66E" w:kind="condition" w:type="boolean" w:input="normal" w:required="false">
        <w:identifier xml:space="preserve">ID358</w:identifier>
        <w:name xml:space="preserve">Общий (по типовому шаблону)</w:name>
        <w:value>
          <w:boolean>true</w:boolean>
        </w:value>
        <w:element w:id="190" w:guid="80C17DA4-ACC8-3D08-EB77-A1468D4029C5" w:kind="selector" w:selector="radio" w:type="string" w:input="normal" w:required="true">
          <w:identifier xml:space="preserve">ID190</w:identifier>
          <w:name xml:space="preserve">Срок поставки в днях</w:name>
          <w:element w:id="191" w:guid="D0B90C85-CA24-3CC8-6B98-78491414C7FE" w:kind="condition" w:type="boolean" w:input="normal" w:required="false">
            <w:identifier xml:space="preserve">ID191</w:identifier>
            <w:name xml:space="preserve">календарных</w:name>
            <w:value>
              <w:boolean>true</w:boolean>
            </w:value>
            <w:element w:id="192" w:guid="D054834C-7F6B-BE58-AE23-58122EE8B112" w:kind="variable" w:type="number" w:input="normal" w:required="true">
              <w:identifier xml:space="preserve">ID192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93" w:guid="F86DC92B-87D8-D4B8-AEDD-02DE5FC017DE" w:kind="condition" w:type="boolean" w:input="normal" w:required="false">
            <w:identifier xml:space="preserve">ID193</w:identifier>
            <w:name xml:space="preserve">рабочих</w:name>
            <w:value>
              <w:boolean>false</w:boolean>
            </w:value>
            <w:element w:id="194" w:guid="7056D5EE-31F9-3698-50AD-89271554B0C5" w:kind="variable" w:type="number" w:input="normal" w:required="true">
              <w:identifier xml:space="preserve">ID194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95" w:guid="E03D3B29-E482-4CCA-505F-B9EB29B78742" w:kind="condition" w:type="boolean" w:input="normal" w:required="false" w:uiHidden="false">
            <w:identifier xml:space="preserve">ID195</w:identifier>
            <w:name xml:space="preserve">банковских</w:name>
            <w:element w:id="196" w:guid="FCA12B0B-AE05-2124-1E51-6496C698DFA2" w:kind="variable" w:type="number" w:input="normal" w:required="true">
              <w:identifier xml:space="preserve">ID196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132" w:guid="D862003E-DAEF-B3A0-1D0C-58F435A0B6CC" w:kind="selector" w:selector="radio" w:type="string" w:input="normal" w:required="true">
          <w:identifier xml:space="preserve">ID132</w:identifier>
          <w:name xml:space="preserve">Срок поставки с даты:</w:name>
          <w:element w:id="133" w:guid="F0971180-2184-EBA0-F8E0-6547E3547BD3" w:kind="condition" w:type="boolean" w:input="normal" w:required="false">
            <w:identifier xml:space="preserve">ID133</w:identifier>
            <w:name xml:space="preserve">подписания Сторонами Спецификации</w:name>
            <w:value>
              <w:boolean>true</w:boolean>
            </w:value>
          </w:element>
          <w:element w:id="134" w:guid="A8BB53FF-6EB2-9A20-2397-1571457A4DBA" w:kind="condition" w:type="boolean" w:input="normal" w:required="false">
            <w:identifier xml:space="preserve">ID134</w:identifier>
            <w:name xml:space="preserve">выплаты Покупателем аванса</w:name>
            <w:value>
              <w:boolean>false</w:boolean>
            </w:value>
          </w:element>
        </w:element>
        <w:element w:id="458" w:guid="C01AD43E-1662-19D0-9F08-80CE046F912B" w:kind="selector" w:selector="radio" w:type="string" w:input="normal" w:required="true">
          <w:identifier xml:space="preserve">ID458</w:identifier>
          <w:name xml:space="preserve">Указывается ли конечная дата срока поставки?</w:name>
          <w:element w:id="459" w:guid="A0324F19-4FBA-4192-EB27-3EF3DB30DB42" w:kind="condition" w:type="boolean" w:input="normal" w:required="false">
            <w:identifier xml:space="preserve">ID459</w:identifier>
            <w:name xml:space="preserve">Да</w:name>
            <w:value>
              <w:boolean>true</w:boolean>
            </w:value>
            <w:element w:id="135" w:guid="D0B646DC-AAAB-C7B3-A561-CC30BE8052E4" w:kind="variable" w:type="date" w:input="normal" w:required="true">
              <w:identifier xml:space="preserve">ID135</w:identifier>
              <w:name xml:space="preserve">Конечная дата срока поставки</w:name>
            </w:element>
          </w:element>
          <w:element w:id="460" w:guid="F4575D54-1988-6DF0-F33C-F2E6DEA0CE61" w:kind="condition" w:type="boolean" w:input="normal" w:required="false">
            <w:identifier xml:space="preserve">ID460</w:identifier>
            <w:name xml:space="preserve">Нет</w:name>
            <w:value>
              <w:boolean>false</w:boolean>
            </w:value>
          </w:element>
        </w:element>
        <w:element w:id="457" w:guid="D8D5B367-36BC-B608-3A65-08C6D04C0E16" w:kind="condition" w:type="boolean" w:input="normal" w:required="false" w:uiHidden="true">
          <w:identifier xml:space="preserve">ID457</w:identifier>
          <w:name xml:space="preserve">Конечная дата срока поставки НЕ указывается</w:name>
        </w:element>
      </w:element>
      <w:element w:id="545" w:guid="60041C59-8774-3888-567D-25D18B88D6C3" w:kind="condition" w:type="boolean" w:input="normal" w:required="false" w:uiHidden="false">
        <w:identifier xml:space="preserve">ID545</w:identifier>
        <w:name xml:space="preserve">Общий (конкретная дата)</w:name>
        <w:element w:id="546" w:guid="E857AD30-A729-F026-97DD-13CB62F09388" w:kind="variable" w:type="date" w:input="normal" w:required="true">
          <w:identifier xml:space="preserve">ID546</w:identifier>
          <w:name xml:space="preserve">Укажите конечную дату срока поставки</w:name>
        </w:element>
      </w:element>
      <w:element w:id="359" w:guid="B85EA638-7A7F-BB1C-5EC6-6813383C9B4B" w:kind="condition" w:type="boolean" w:input="normal" w:required="false">
        <w:identifier xml:space="preserve">ID359</w:identifier>
        <w:name xml:space="preserve">Иное</w:name>
        <w:comment xml:space="preserve">Вариант "Иное" используется в случае разных сроков поставки по позициям в одной спецификации</w:comment>
        <w:value>
          <w:boolean>false</w:boolean>
        </w:value>
        <w:element w:id="360" w:guid="60DA13CD-A2AA-4E98-D4EB-D759E6E00DC3" w:kind="variable" w:type="string" w:input="normal" w:required="true">
          <w:identifier xml:space="preserve">ID360</w:identifier>
          <w:name xml:space="preserve">Заполните сроки поставки</w:name>
        </w:element>
      </w:element>
    </w:element>
    <w:element w:id="138" w:guid="F0E4626B-07BD-42A8-9D3E-4D2967BC5667" w:kind="selector" w:selector="radio" w:type="string" w:input="normal" w:required="true">
      <w:identifier xml:space="preserve">ID138</w:identifier>
      <w:name xml:space="preserve">Досрочная поставка</w:name>
      <w:element w:id="139" w:guid="B429668C-B23D-6480-BA2C-BCE6AB20F788" w:kind="condition" w:type="boolean" w:input="normal" w:required="false">
        <w:identifier xml:space="preserve">ID139</w:identifier>
        <w:name xml:space="preserve">разрешена</w:name>
        <w:value>
          <w:boolean>true</w:boolean>
        </w:value>
      </w:element>
      <w:element w:id="140" w:guid="9837B829-1023-E860-03D0-C4B19ABC23BA" w:kind="condition" w:type="boolean" w:input="normal" w:required="false">
        <w:identifier xml:space="preserve">ID140</w:identifier>
        <w:name xml:space="preserve">не разрешена</w:name>
        <w:value>
          <w:boolean>false</w:boolean>
        </w:value>
      </w:element>
    </w:element>
    <w:element w:id="141" w:guid="D89090F1-CD2F-DD20-FD17-2AB20C407252" w:kind="selector" w:selector="radio" w:type="string" w:input="normal" w:required="true">
      <w:identifier xml:space="preserve">ID141</w:identifier>
      <w:name xml:space="preserve">Место (базис) поставки (п.5.2) равен месту эксплуатации?</w:name>
      <w:element w:id="142" w:guid="D8628A95-29D8-BB88-E94A-F4C333ECD976" w:kind="condition" w:type="boolean" w:input="normal" w:required="false">
        <w:identifier xml:space="preserve">ID142</w:identifier>
        <w:name xml:space="preserve">Да</w:name>
        <w:value>
          <w:boolean>true</w:boolean>
        </w:value>
      </w:element>
      <w:element w:id="143" w:guid="BC7D605B-4DBB-0E5C-BFF4-2A4975680F4C" w:kind="condition" w:type="boolean" w:input="normal" w:required="false">
        <w:identifier xml:space="preserve">ID143</w:identifier>
        <w:name xml:space="preserve">Нет</w:name>
        <w:value>
          <w:boolean>false</w:boolean>
        </w:value>
        <w:element w:id="144" w:guid="A06625DF-9AD3-2F50-746F-A778FF85AFDA" w:kind="variable" w:type="string" w:input="normal" w:required="true">
          <w:identifier xml:space="preserve">ID144</w:identifier>
          <w:name xml:space="preserve">Адрес места эксплуатации</w:name>
          <w:comment xml:space="preserve">Необходимо указать точный адрес, где будет использоваться Товар</w:comment>
        </w:element>
        <w:element w:id="544" w:guid="D0FBBC6B-4AA3-2868-3B4C-725988F2AD18" w:kind="condition" w:type="boolean" w:input="normal" w:required="false" w:uiHidden="false">
          <w:identifier xml:space="preserve">ID544</w:identifier>
          <w:name xml:space="preserve">Указать конечную дату транспортировки товара</w:name>
          <w:element w:id="145" w:guid="B8008433-9635-67B8-9C38-97772B00537D" w:kind="variable" w:type="date" w:input="normal" w:required="true">
            <w:identifier xml:space="preserve">ID145</w:identifier>
            <w:name xml:space="preserve">Конечная дата транспортировки товара</w:name>
          </w:element>
        </w:element>
      </w:element>
    </w:element>
    <w:element w:id="146" w:guid="90E0B640-2000-627B-B4F0-35EB2408D074" w:kind="selector" w:selector="radio" w:type="string" w:input="normal" w:required="true">
      <w:identifier xml:space="preserve">ID146</w:identifier>
      <w:name xml:space="preserve">Грузополучатель:</w:name>
      <w:element w:id="147" w:guid="D05C69D2-5587-8C6A-602A-15F72598C1AC" w:kind="condition" w:type="boolean" w:input="normal" w:required="false">
        <w:identifier xml:space="preserve">ID147</w:identifier>
        <w:name xml:space="preserve">Транспортная компания</w:name>
        <w:value>
          <w:boolean>false</w:boolean>
        </w:value>
        <w:element w:id="151" w:guid="9896453A-26A8-A320-EE88-0C9ACC806647" w:kind="variable" w:type="string" w:input="dataSource" w:binding="393" w:required="true">
          <w:identifier xml:space="preserve">ID151</w:identifier>
          <w:name xml:space="preserve">Наименование транспортной компании</w:name>
          <w:placeholder xml:space="preserve">Введите текст или ИНН, далее выберите из списка</w:placeholder>
        </w:element>
        <w:element w:id="149" w:guid="B8459BA3-5982-BA00-E95A-1F04F470F793" w:kind="variable" w:type="string" w:input="dataSource" w:binding="397" w:required="true" w:uiHidden="true">
          <w:identifier xml:space="preserve">ID149</w:identifier>
          <w:name xml:space="preserve">Юр. адрес транспортной компании</w:name>
        </w:element>
      </w:element>
      <w:element w:id="148" w:guid="C855960D-B7DC-A9E8-9D56-D70AB1900D4F" w:kind="condition" w:type="boolean" w:input="normal" w:required="false">
        <w:identifier xml:space="preserve">ID148</w:identifier>
        <w:name xml:space="preserve">Покупатель (АРЕАЛ)</w:name>
        <w:value>
          <w:boolean>true</w:boolean>
        </w:value>
        <w:element w:id="152" w:guid="A8AB3D6B-3B32-0A06-BDF2-9F25DCC055D3" w:kind="variable" w:type="string" w:input="expression" w:required="false" w:uiHidden="true">
          <w:identifier xml:space="preserve">ID152</w:identifier>
          <w:name xml:space="preserve">Наименование покупателя</w:name>
          <w:value>
            <w:expression xml:space="preserve">org_name</w:expression>
          </w:value>
        </w:element>
        <w:element w:id="153" w:guid="D5954B28-DB52-0E00-C91E-F4EB4EFC9127" w:kind="variable" w:type="string" w:input="dataSource" w:binding="154" w:required="true" w:uiHidden="true">
          <w:identifier xml:space="preserve">ID153</w:identifier>
          <w:name xml:space="preserve">Юр. адрес покупателя</w:name>
        </w:element>
        <w:element w:id="155" w:guid="A150EE76-0E58-0700-1924-23CDCBF0DAF5" w:kind="variable" w:type="string" w:input="dataSource" w:binding="156" w:required="false" w:uiHidden="true">
          <w:identifier xml:space="preserve">ID155</w:identifier>
          <w:name xml:space="preserve">Телефон покупателя</w:name>
        </w:element>
      </w:element>
    </w:element>
    <w:element w:id="158" w:guid="980CD6CA-B0A2-6734-995D-0FB457806607" w:kind="variable" w:type="string" w:input="normal" w:required="true">
      <w:identifier xml:space="preserve">ID158</w:identifier>
      <w:name xml:space="preserve">Место (базис) поставки</w:name>
    </w:element>
    <w:element w:id="159" w:guid="F0B17CAA-004D-F2D0-EEF4-136C68A054DD" w:kind="selector" w:selector="radio" w:type="string" w:input="normal" w:required="true">
      <w:identifier xml:space="preserve">ID159</w:identifier>
      <w:name xml:space="preserve">Изменение грузополучателя</w:name>
      <w:element w:id="160" w:guid="C8B08502-D437-8BD0-FF60-660BC320AC30" w:kind="condition" w:type="boolean" w:input="normal" w:required="false">
        <w:identifier xml:space="preserve">ID160</w:identifier>
        <w:name xml:space="preserve">Право сменить грузополучателя</w:name>
        <w:value>
          <w:boolean>true</w:boolean>
        </w:value>
        <w:element w:id="162" w:guid="E0A82C88-EF87-4370-6304-2D57FC406DC9" w:kind="variable" w:type="number" w:input="normal" w:required="false">
          <w:identifier xml:space="preserve">ID162</w:identifier>
          <w:name xml:space="preserve">Срок уведомления поставщика</w:name>
          <w:placeholder xml:space="preserve">7</w:placeholder>
          <w:value>
            <w:number w:min="1" w:max="1000"/>
            <w:unit xml:space="preserve" w:active="true">календарный день</w:unit>
          </w:value>
        </w:element>
      </w:element>
      <w:element w:id="161" w:guid="A8B732BF-49A6-A4E4-FC2E-EB516DD4F424" w:kind="condition" w:type="boolean" w:input="normal" w:required="false">
        <w:identifier xml:space="preserve">ID161</w:identifier>
        <w:name xml:space="preserve">Грузополучатель неизвестен. Самовывоз</w:name>
        <w:value>
          <w:boolean>false</w:boolean>
        </w:value>
        <w:element w:id="163" w:guid="F02AC1AE-D3BD-01B2-2E95-883C0C4CB90B" w:kind="variable" w:type="number" w:input="normal" w:required="true">
          <w:identifier xml:space="preserve">ID163</w:identifier>
          <w:name xml:space="preserve">Срок уведомления поставщика о самовывозе</w:name>
          <w:placeholder xml:space="preserve">7</w:placeholder>
          <w:value>
            <w:number w:min="1" w:max="1000"/>
            <w:unit xml:space="preserve" w:active="true" w:readOnly="true">календарный день</w:unit>
          </w:value>
        </w:element>
      </w:element>
      <w:element w:id="164" w:guid="E8A8F2F7-53C7-C4E0-81CA-E3A4DA00BBB5" w:kind="condition" w:type="boolean" w:input="normal" w:required="false" w:uiHidden="false">
        <w:identifier xml:space="preserve">ID164</w:identifier>
        <w:name xml:space="preserve">Не планируется</w:name>
      </w:element>
    </w:element>
    <w:element w:id="441" w:guid="D8EE26B9-085C-9F68-B27D-E42B86009513" w:kind="condition" w:type="boolean" w:input="normal" w:required="false" w:uiHidden="false">
      <w:identifier xml:space="preserve">ID441</w:identifier>
      <w:name xml:space="preserve">Необходимо указание отгрузочных реквизитов</w:name>
      <w:value>
        <w:boolean>true</w:boolean>
      </w:value>
      <w:element w:id="442" w:guid="D013832F-CED1-3E98-E38B-BC5E5DE09201" w:kind="selector" w:selector="radio" w:type="string" w:input="normal" w:required="true">
        <w:identifier xml:space="preserve">ID442</w:identifier>
        <w:name xml:space="preserve">Отправка</w:name>
        <w:element w:id="443" w:guid="804A1AD9-EE26-0C78-706C-1EE0F0700DF7" w:kind="condition" w:type="boolean" w:input="normal" w:required="false">
          <w:identifier xml:space="preserve">ID443</w:identifier>
          <w:name xml:space="preserve">Повагонная ж\д отправка</w:name>
          <w:value>
            <w:boolean>false</w:boolean>
          </w:value>
          <w:element w:id="448" w:guid="C8B16389-F9E3-9D10-2601-F9FCB120D259" w:kind="variable" w:type="string" w:input="normal" w:required="false">
            <w:identifier xml:space="preserve">ID448</w:identifier>
            <w:name xml:space="preserve">Станция назначения</w:name>
          </w:element>
          <w:element w:id="447" w:guid="D0F2A1F8-D828-253C-B565-E617F48075FC" w:kind="variable" w:type="string" w:input="normal" w:required="false">
            <w:identifier xml:space="preserve">ID447</w:identifier>
            <w:name xml:space="preserve">Код станции</w:name>
          </w:element>
          <w:element w:id="449" w:guid="D0D587AF-316F-FF48-C02E-AD57F3706D37" w:kind="variable" w:type="string" w:input="normal" w:required="false">
            <w:identifier xml:space="preserve">ID449</w:identifier>
            <w:name xml:space="preserve">Код получателя</w:name>
          </w:element>
          <w:element w:id="450" w:guid="B3E36422-790A-1AB8-6CA4-A1E06938988E" w:kind="variable" w:type="string" w:input="normal" w:required="false">
            <w:identifier xml:space="preserve">ID450</w:identifier>
            <w:name xml:space="preserve">Получатель</w:name>
          </w:element>
        </w:element>
        <w:element w:id="444" w:guid="E8D5D3FB-BBF8-A040-62C2-7CBED4AC7967" w:kind="condition" w:type="boolean" w:input="normal" w:required="false">
          <w:identifier xml:space="preserve">ID444</w:identifier>
          <w:name xml:space="preserve">Контейнерная ж\д отправка</w:name>
          <w:value>
            <w:boolean>false</w:boolean>
          </w:value>
          <w:element w:id="451" w:guid="E062C27F-A545-5E99-DC75-551309C0C7E9" w:kind="variable" w:type="string" w:input="normal" w:required="false">
            <w:identifier xml:space="preserve">ID451</w:identifier>
            <w:name xml:space="preserve">Станция назначения</w:name>
          </w:element>
          <w:element w:id="452" w:guid="ECB9CBC2-BBF7-42EE-F242-3999B0B8A9CE" w:kind="variable" w:type="string" w:input="normal" w:required="false">
            <w:identifier xml:space="preserve">ID452</w:identifier>
            <w:name xml:space="preserve">Код станции</w:name>
          </w:element>
          <w:element w:id="453" w:guid="B006D8C4-27D6-BFEC-158F-7C6F65289F77" w:kind="variable" w:type="string" w:input="normal" w:required="false">
            <w:identifier xml:space="preserve">ID453</w:identifier>
            <w:name xml:space="preserve">Код получателя</w:name>
          </w:element>
          <w:element w:id="454" w:guid="D484F964-9F21-4508-F7A4-D0E0D638B847" w:kind="variable" w:type="string" w:input="normal" w:required="false">
            <w:identifier xml:space="preserve">ID454</w:identifier>
            <w:name xml:space="preserve">Получатель</w:name>
          </w:element>
        </w:element>
        <w:element w:id="445" w:guid="E00CEF7F-B47B-0208-5BC5-5B2084448CA1" w:kind="condition" w:type="boolean" w:input="normal" w:required="false" w:uiHidden="false">
          <w:identifier xml:space="preserve">ID445</w:identifier>
          <w:name xml:space="preserve">Багажное отделение ОАО РЖД</w:name>
          <w:value>
            <w:boolean>false</w:boolean>
          </w:value>
          <w:element w:id="455" w:guid="CF7D52DF-DFAE-0730-B8B5-86CDC5186127" w:kind="variable" w:type="string" w:input="normal" w:required="false">
            <w:identifier xml:space="preserve">ID455</w:identifier>
            <w:name xml:space="preserve">Багажное отделение</w:name>
          </w:element>
        </w:element>
        <w:element w:id="446" w:guid="E3588566-E15B-0200-365E-C47D08A0C231" w:kind="condition" w:type="boolean" w:input="normal" w:required="false" w:uiHidden="false">
          <w:identifier xml:space="preserve">ID446</w:identifier>
          <w:name xml:space="preserve">Транспортной компанией</w:name>
          <w:value>
            <w:boolean>true</w:boolean>
          </w:value>
          <w:element w:id="456" w:guid="9873C4D8-771F-8058-042C-250202F00387" w:kind="variable" w:type="string" w:input="normal" w:required="false">
            <w:identifier xml:space="preserve">ID456</w:identifier>
            <w:name xml:space="preserve">Укажите транспортную компанию</w:name>
          </w:element>
        </w:element>
      </w:element>
    </w:element>
    <w:element w:id="337" w:guid="642A2DE2-BAA5-762C-C7F2-8C597FE8DA05" w:kind="selector" w:selector="radio" w:type="string" w:input="normal" w:required="true">
      <w:identifier xml:space="preserve">ID337</w:identifier>
      <w:name xml:space="preserve">Гарантийные обязательства</w:name>
      <w:element w:id="338" w:guid="A4D0253E-A3B2-48A8-2414-3C8EA340E60E" w:kind="condition" w:type="boolean" w:input="normal" w:required="false">
        <w:identifier xml:space="preserve">ID338</w:identifier>
        <w:name xml:space="preserve">по шаблону</w:name>
        <w:value>
          <w:boolean>true</w:boolean>
        </w:value>
        <w:element w:id="341" w:guid="E0E459F6-0D8D-12A0-DC6C-BBFA7FA0AB5B" w:kind="selector" w:selector="radio" w:type="string" w:input="normal" w:required="true">
          <w:identifier xml:space="preserve">ID341</w:identifier>
          <w:name xml:space="preserve">Единица измерения для гарантийных обязательств</w:name>
          <w:element w:id="342" w:guid="C2B36E7B-E171-2838-B653-1A1F0F50EB3A" w:kind="condition" w:type="boolean" w:input="normal" w:required="false">
            <w:identifier xml:space="preserve">ID342</w:identifier>
            <w:name xml:space="preserve">Месяц</w:name>
            <w:value>
              <w:boolean>true</w:boolean>
            </w:value>
            <w:element w:id="165" w:guid="E8C26349-87BD-B000-EB3A-E2CAE3A0C0A5" w:kind="variable" w:type="number" w:input="normal" w:required="true">
              <w:identifier xml:space="preserve">ID165</w:identifier>
              <w:name xml:space="preserve">месяц</w:name>
              <w:value>
                <w:number w:min="1" w:max="120"/>
                <w:unit xml:space="preserve" w:active="true" w:readOnly="true">календарный месяц</w:unit>
              </w:value>
            </w:element>
          </w:element>
          <w:element w:id="343" w:guid="E0DD5D83-BF27-32F8-090F-41A62DF04D69" w:kind="condition" w:type="boolean" w:input="normal" w:required="false">
            <w:identifier xml:space="preserve">ID343</w:identifier>
            <w:name xml:space="preserve">Моточас</w:name>
            <w:value>
              <w:boolean>false</w:boolean>
            </w:value>
            <w:element w:id="344" w:guid="C05FA26F-DC14-4974-93BC-63A39AE07FF8" w:kind="variable" w:type="number" w:input="normal" w:required="true">
              <w:identifier xml:space="preserve">ID344</w:identifier>
              <w:name xml:space="preserve">моточас</w:name>
              <w:value>
                <w:number w:min="0.1" w:max="1000"/>
                <w:unit xml:space="preserve" w:active="true" w:readOnly="true">моточас</w:unit>
              </w:value>
            </w:element>
          </w:element>
        </w:element>
        <w:element w:id="166" w:guid="B42C0DCF-495B-4DB0-E105-4A74C3301B37" w:kind="selector" w:selector="radio" w:type="string" w:input="normal" w:required="true">
          <w:identifier xml:space="preserve">ID166</w:identifier>
          <w:name xml:space="preserve">Гарантийный срок действует с даты</w:name>
          <w:element w:id="167" w:guid="E2E55F3A-1EF6-36B0-211B-0E88C46059E2" w:kind="condition" w:type="boolean" w:input="normal" w:required="false">
            <w:identifier xml:space="preserve">ID167</w:identifier>
            <w:name xml:space="preserve">перехода права собственности на Товар</w:name>
            <w:value>
              <w:boolean>true</w:boolean>
            </w:value>
          </w:element>
          <w:element w:id="168" w:guid="A0A68C3D-5E04-C060-62A7-829D357090B2" w:kind="condition" w:type="boolean" w:input="normal" w:required="false">
            <w:identifier xml:space="preserve">ID168</w:identifier>
            <w:name xml:space="preserve">ввода Товара в эксплуатацию</w:name>
            <w:value>
              <w:boolean>false</w:boolean>
            </w:value>
          </w:element>
        </w:element>
      </w:element>
      <w:element w:id="339" w:guid="8AD78780-F94B-0CA8-11A8-5E16A1906628" w:kind="condition" w:type="boolean" w:input="normal" w:required="false">
        <w:identifier xml:space="preserve">ID339</w:identifier>
        <w:name xml:space="preserve">Иное</w:name>
        <w:value>
          <w:boolean>false</w:boolean>
        </w:value>
        <w:element w:id="340" w:guid="F84F486F-BF3B-EA10-618D-2643874056A4" w:kind="variable" w:type="string" w:input="normal" w:required="true">
          <w:identifier xml:space="preserve">ID340</w:identifier>
          <w:name xml:space="preserve">Укажите согласованные с поставщиком гарантийные обязательства</w:name>
        </w:element>
      </w:element>
    </w:element>
    <w:element w:id="169" w:guid="E8DCA30D-D9A5-8932-650A-AC434D38D342" w:kind="selector" w:selector="radio" w:type="string" w:input="normal" w:required="true">
      <w:identifier xml:space="preserve">ID169</w:identifier>
      <w:name xml:space="preserve">Адрес электронной почты для направления сканов первичных документов</w:name>
      <w:element w:id="170" w:guid="A465D507-AD33-4090-BB8C-B5FAC774A571" w:kind="condition" w:type="boolean" w:input="normal" w:required="false">
        <w:identifier xml:space="preserve">ID170</w:identifier>
        <w:name xml:space="preserve">для сделок (Москва)</w:name>
        <w:value>
          <w:boolean>true</w:boolean>
        </w:value>
      </w:element>
      <w:element w:id="171" w:guid="E0AF4641-601F-2D0C-311C-AA1A698080EB" w:kind="condition" w:type="boolean" w:input="normal" w:required="false">
        <w:identifier xml:space="preserve">ID171</w:identifier>
        <w:name xml:space="preserve">для сделок (регионы)</w:name>
        <w:value>
          <w:boolean>false</w:boolean>
        </w:value>
        <w:element w:id="172" w:guid="70BFAA51-E388-0E64-9859-F57E8B50E48D" w:kind="variable" w:type="string" w:input="normal" w:required="true">
          <w:identifier xml:space="preserve">ID172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3" w:guid="D0909178-7FEB-3591-1A56-D4677AB852E6" w:kind="selector" w:selector="radio" w:type="string" w:input="normal" w:required="true">
      <w:identifier xml:space="preserve">ID173</w:identifier>
      <w:name xml:space="preserve">Электронная почта для направления актов сверки</w:name>
      <w:element w:id="174" w:guid="AF4EC9AA-62C2-1F10-A015-869AA2647FAC" w:kind="condition" w:type="boolean" w:input="normal" w:required="false">
        <w:identifier xml:space="preserve">ID174</w:identifier>
        <w:name xml:space="preserve">для сделок (Москва)</w:name>
        <w:value>
          <w:boolean>true</w:boolean>
        </w:value>
      </w:element>
      <w:element w:id="175" w:guid="F026C216-D8F9-1EA0-4E62-502CA9B81B3A" w:kind="condition" w:type="boolean" w:input="normal" w:required="false">
        <w:identifier xml:space="preserve">ID175</w:identifier>
        <w:name xml:space="preserve">для сделок (регионы)</w:name>
        <w:value>
          <w:boolean>false</w:boolean>
        </w:value>
        <w:element w:id="176" w:guid="E82AF2F6-734C-D0C0-35FC-5E1DFB30AC47" w:kind="variable" w:type="string" w:input="normal" w:required="true">
          <w:identifier xml:space="preserve">ID176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7" w:guid="E4D3F2B9-C0DD-77E0-9586-D5C16BB094BC" w:kind="condition" w:type="boolean" w:input="normal" w:required="false" w:uiHidden="false">
      <w:identifier xml:space="preserve">ID177</w:identifier>
      <w:name xml:space="preserve">Необходима ретроспективная оговорка</w:name>
      <w:element w:id="178" w:guid="7CA5441C-0B2C-3740-5CD0-0964F4D433D6" w:kind="variable" w:type="date" w:input="normal" w:required="false">
        <w:identifier xml:space="preserve">ID178</w:identifier>
        <w:name xml:space="preserve">Дата начала отношений Сторон</w:name>
      </w:element>
    </w:element>
    <w:element w:id="386" w:guid="F0542E0E-A2D6-3AD0-98E9-9D20BF90DACD" w:kind="variable" w:type="string" w:input="expression" w:required="true" w:uiHidden="true">
      <w:identifier xml:space="preserve">ID386</w:identifier>
      <w:name xml:space="preserve">Инициалы (покупатель)</w:name>
      <w:value>
        <w:expression xml:space="preserve">Format.фио(org_ini)</w:expression>
      </w:value>
    </w:element>
    <w:element w:id="387" w:guid="F89DBD25-7614-A178-92B6-456654AC96A7" w:kind="variable" w:type="string" w:input="expression" w:required="true" w:uiHidden="true">
      <w:identifier xml:space="preserve">ID387</w:identifier>
      <w:name xml:space="preserve">Инициалы (поставщик)</w:name>
      <w:value>
        <w:expression xml:space="preserve">Format.фио(ID3800 ? partner_ini : (ID3900 ? ID36400 : (ID36600 ? ID36800 : ID37600)))</w:expression>
      </w:value>
    </w:element>
    <w:element w:id="68565" w:kind="variable" w:type="string" w:input="dataSource" w:binding="58288" w:uiHidden="true">
      <w:identifier xml:space="preserve">ID395</w:identifier>
      <w:name xml:space="preserve">Фамилия (контрагент ИП)</w:name>
    </w:element>
    <w:element w:id="77145" w:kind="variable" w:type="string" w:input="dataSource" w:binding="77215" w:uiHidden="true">
      <w:identifier xml:space="preserve">ID398</w:identifier>
      <w:name xml:space="preserve">Имя (контрагент ИП)</w:name>
    </w:element>
    <w:element w:id="51294" w:kind="variable" w:type="string" w:input="expression" w:uiHidden="true">
      <w:identifier xml:space="preserve">ID393</w:identifier>
      <w:name xml:space="preserve">Имя сокр. (КА ИП)</w:name>
      <w:value>
        <w:expression xml:space="preserve">ID398.charAt(0)</w:expression>
      </w:value>
    </w:element>
    <w:element w:id="29253" w:kind="variable" w:type="string" w:input="dataSource" w:binding="55441" w:uiHidden="true">
      <w:identifier xml:space="preserve">ID394</w:identifier>
      <w:name xml:space="preserve">Отчество (контрагент ИП)</w:name>
    </w:element>
    <w:element w:id="37079" w:kind="variable" w:type="string" w:input="expression" w:uiHidden="true">
      <w:identifier xml:space="preserve">ID397</w:identifier>
      <w:name xml:space="preserve">Отчество сокр. (КА ИП)</w:name>
      <w:value>
        <w:expression xml:space="preserve">ID394.charAt(0)</w:expression>
      </w:value>
    </w:element>
    <w:element w:id="510" w:guid="E839DA5A-82F1-25F8-E6A1-03B17D68C09A" w:kind="variable" w:type="string" w:input="expression" w:required="false" w:uiHidden="false">
      <w:identifier xml:space="preserve">ID510</w:identifier>
      <w:name xml:space="preserve">Формула для определения окончания дробных 1</w:name>
      <w:value>
        <w:expression xml:space="preserve">ID508 == "тетри" ? "тетри" : ID508 == "эре" ? "эре" : ID509 == 1 &amp;&amp; ID508 == "филс" ? "филс" : ID509 == 2 &amp;&amp; ID508 == "филс" | ID509 == 3 &amp;&amp; ID508 == "филс" | ID509 == 4 &amp;&amp; ID508 == "филс" ? "филса" : ID509 == 5 &amp;&amp; ID508 == "филс" | ID509 == 6 &amp;&amp; ID508 == "филс"  | ID509 == 7 &amp;&amp; ID508 == "филс" | ID509 == 8 &amp;&amp; ID508 == "филс" | ID509 == 9  &amp;&amp; ID508 == "филс" ? "филсов" : ID509 == 10 &amp;&amp; ID508 == "филс" | ID509 == 11 &amp;&amp; ID508 == "филс"  | ID509 == 12 &amp;&amp; ID508 == "филс" | ID509 == 13 &amp;&amp; ID508 == "филс" | ID509 == 14 &amp;&amp; ID508 == "филс" | ID509 == 15 &amp;&amp; ID508 == "филс" | ID509 == 16 &amp;&amp; ID508 == "филс"  | ID509 == 17 &amp;&amp; ID508 == "филс" | ID509 == 18 &amp;&amp; ID508 == "филс" | ID509 == 19  &amp;&amp; ID508 == "филс" ? "филсов" : (ID509 % 10) == 0 &amp;&amp; ID508 == "филс" ? "филсов" : (ID509 % 10) == 1 &amp;&amp; ID509 &gt; 20 &amp;&amp; ID508 == "филс" ? "филс" : (ID509 % 10) == 2 &amp;&amp; ID509 &gt; 20 &amp;&amp; ID508 == "филс" | (ID509 % 10) == 3 &amp;&amp; ID509 &gt; 20 &amp;&amp; ID508 == "филс" | (ID509 % 10) == 4 &amp;&amp; ID509 &gt; 20 &amp;&amp; ID508 == "филс" ? "филса" : (ID509 % 10) == 5 &amp;&amp; ID509 &gt; 20 &amp;&amp; ID508 == "филс" | (ID509 % 10) == 6 &amp;&amp; ID509 &gt; 20 &amp;&amp; ID508 == "филс" | (ID509 % 10) == 7 &amp;&amp; ID509 &gt; 20 &amp;&amp; ID508 == "филс" | (ID509 % 10) == 8 &amp;&amp; ID509 &gt; 20 &amp;&amp; ID508 == "филс" | (ID509 % 10) == 9 &amp;&amp; ID509 &gt; 20 &amp;&amp; ID508 == "филс" ? "филсов" : ID509 == 1 &amp;&amp; ID508 == "бань" ? "бань" : ID509 == 2 &amp;&amp; ID508 == "бань" | ID509 == 3 &amp;&amp; ID508 == "бань" | ID509 == 4 &amp;&amp; ID508 == "бань" ? "бани" : ID509 == 5 &amp;&amp; ID508 == "бань" | ID509 == 6 &amp;&amp; ID508 == "бань"  | ID509 == 7 &amp;&amp; ID508 == "бань" | ID509 == 8 &amp;&amp; ID508 == "бань" | ID509 == 9 &amp;&amp; ID508 == "бань" ? "баней" : ID509 == 10 &amp;&amp; ID508 == "бань" | ID509 == 11 &amp;&amp; ID508 == "бань"  | ID509 == 12 &amp;&amp; ID508 == "бань" | ID509 == 13 &amp;&amp; ID508 == "бань" | ID509 == 14 &amp;&amp; ID508 == "бань" | ID509 == 15 &amp;&amp; ID508 == "бань" | ID509 == 16 &amp;&amp; ID508 == "бань"  | ID509 == 17 &amp;&amp; ID508 == "бань" | ID509 == 18 &amp;&amp; ID508 == "бань" | ID509 == 19  &amp;&amp; ID508 == "бань" ? "баней" : (ID509 % 10) == 0 &amp;&amp; ID508 == "бань" ? "баней" : (ID509 % 10) == 1 &amp;&amp; ID509 &gt; 20 &amp;&amp; ID508 == "бань" ? "бани" : (ID509 % 10) == 2 &amp;&amp; ID509 &gt; 20 &amp;&amp; ID508 == "бань" | (ID509 % 10) == 3 &amp;&amp; ID509 &gt; 20 &amp;&amp; ID508 == "бань" | (ID509 % 10) == 4 &amp;&amp; ID509 &gt; 20 &amp;&amp; ID508 == "бань" ? "бани" : (ID509 % 10) == 5 &amp;&amp; ID509 &gt; 20 &amp;&amp; ID508 == "бань" | (ID509 % 10) == 6 &amp;&amp; ID509 &gt; 20 &amp;&amp; ID508 == "бань" | (ID509 % 10) == 7 &amp;&amp; ID509 &gt; 20 &amp;&amp; ID508 == "бань" | (ID509 % 10) == 8 &amp;&amp; ID509 &gt; 20 &amp;&amp; ID508 == "бань" | (ID509 % 10) == 9 &amp;&amp; ID509 &gt; 20 &amp;&amp; ID508 == "бань" ? "баней" : ID509 == 1 &amp;&amp; ID508 == "цент" ? "цент" : ID509 == 2 &amp;&amp; ID508 == "цент" | ID509 == 3 &amp;&amp; ID508 == "цент" | ID509 == 4 &amp;&amp; ID508 == "цент" ? "цента" : ID509 == 5 &amp;&amp; ID508 == "цент" | ID509 == 6 &amp;&amp; ID508 == "цент"  | ID509 == 7 &amp;&amp; ID508 == "цент" | ID509 == 8 &amp;&amp; ID508 == "цент" | ID509 == 9  &amp;&amp; ID508 == "цент" ? "центов" : ID509 == 10 &amp;&amp; ID508 == "цент" | ID509 == 11 &amp;&amp; ID508 == "цент"  | ID509 == 12 &amp;&amp; ID508 == "цент" | ID509 == 13 &amp;&amp; ID508 == "цент" | ID509 == 14 &amp;&amp; ID508 == "цент" | ID509 == 15 &amp;&amp; ID508 == "цент" | ID509 == 16 &amp;&amp; ID508 == "цент"  | ID509 == 17 &amp;&amp; ID508 == "цент" | ID509 == 18 &amp;&amp; ID508 == "цент" | ID509 == 19  &amp;&amp; ID508 == "цент" ? "центов" : (ID509 % 10) == 0 &amp;&amp; ID508 == "цент" ? "центов" : (ID509 % 10) == 1 &amp;&amp; ID509 &gt; 20 &amp;&amp; ID508 == "цент" ? "цент" : (ID509 % 10) == 2 &amp;&amp; ID509 &gt; 20 &amp;&amp; ID508 == "цент" | (ID509 % 10) == 3 &amp;&amp; ID509 &gt; 20 &amp;&amp; ID508 == "цент" | (ID509 % 10) == 4 &amp;&amp; ID509 &gt; 20 &amp;&amp; ID508 == "цент" ? "цента" : (ID509 % 10) == 5 &amp;&amp; ID509 &gt; 20 &amp;&amp; ID508 == "цент" | (ID509 % 10) == 6 &amp;&amp; ID509 &gt; 20 &amp;&amp; ID508 == "цент" | (ID509 % 10) == 7 &amp;&amp; ID509 &gt; 20 &amp;&amp; ID508 == "цент" | (ID509 % 10) == 8 &amp;&amp; ID509 &gt; 20 &amp;&amp; ID508 == "цент" | (ID509 % 10) == 9 &amp;&amp; ID509 &gt; 20 &amp;&amp; ID508 == "цент" ? "центов" : ID509 == 1 &amp;&amp; ID508 == "грош" ? "грош" : ID509 == 2 &amp;&amp; ID508 == "грош" | ID509 == 3 &amp;&amp; ID508 == "грош" | ID509 == 4 &amp;&amp; ID508 == "грош" ? "гроша" : ID509 == 5 &amp;&amp; ID508 == "грош" | ID509 == 6 &amp;&amp; ID508 == "грош"  | ID509 == 7 &amp;&amp; ID508 == "грош" | ID509 == 8 &amp;&amp; ID508 == "грош" | ID509 == 9  &amp;&amp; ID508 == "грош" ? "грошей" : ID509 == 10 &amp;&amp; ID508 == "грош" | ID509 == 11 &amp;&amp; ID508 == "грош"  | ID509 == 12 &amp;&amp; ID508 == "грош" | ID509 == 13 &amp;&amp; ID508 == "грош" | ID509 == 14 &amp;&amp; ID508 == "грош" | ID509 == 15 &amp;&amp; ID508 == "грош" | ID509 == 16 &amp;&amp; ID508 == "грош"  | ID509 == 17 &amp;&amp; ID508 == "грош" | ID509 == 18 &amp;&amp; ID508 == "грош" | ID509 == 19  &amp;&amp; ID508 == "грош" ? "грошей" : (ID509 % 10) == 0 &amp;&amp; ID508 == "грош" ? "грошей" : (ID509 % 10) == 1 &amp;&amp; ID509 &gt; 20 &amp;&amp; ID508 == "грош" ? "грош" : (ID509 % 10) == 2  &amp;&amp; ID509 &gt; 20 &amp;&amp; ID508 == "грош" | (ID509 % 10) == 3  &amp;&amp; ID509 &gt; 20 &amp;&amp; ID508 == "грош" | (ID509 % 10) == 4 &amp;&amp; ID509 &gt; 20 &amp;&amp; ID508 == "грош" ? "гроша" : (ID509 % 10) == 5 &amp;&amp; ID509 &gt; 20 &amp;&amp; ID508 == "грош" | (ID509 % 10) == 6 &amp;&amp; ID509 &gt; 20 &amp;&amp; ID508 == "грош" | (ID509 % 10) == 7 &amp;&amp; ID509 &gt; 20 &amp;&amp; ID508 == "грош" | (ID509 % 10) == 8 &amp;&amp; ID509 &gt; 20 &amp;&amp; ID508 == "грош" | (ID509 % 10) == 9 &amp;&amp; ID509 &gt; 20 &amp;&amp; ID508 == "грош" ? "грошей" : ID509 == 1 &amp;&amp; ID508 == "дирам" ? "дирам" : ID509 == 2 &amp;&amp; ID508 == "дирам" | ID509 == 3 &amp;&amp; ID508 == "дирам" | ID509 == 4 &amp;&amp; ID508 == "дирам" ? "дирама" : ID509 == 5 &amp;&amp; ID508 == "дирам" | ID509 == 6 &amp;&amp; ID508 == "дирам"  | ID509 == 7 &amp;&amp; ID508 == "дирам" | ID509 == 8 &amp;&amp; ID508 == "дирам" | ID509 == 9  &amp;&amp; ID508 == "дирам" ? "дирамов" : ID509 == 10 &amp;&amp; ID508 == "дирам" | ID509 == 11 &amp;&amp; ID508 == "дирам"  | ID509 == 12 &amp;&amp; ID508 == "дирам" | ID509 == 13 &amp;&amp; ID508 == "дирам" | ID509 == 14  &amp;&amp; ID508 == "дирам"| ID509 == 15 &amp;&amp; ID508 == "дирам" | ID509 == 16 &amp;&amp; ID508 == "дирам"  | ID509 == 17 &amp;&amp; ID508 == "дирам" | ID509 == 18 &amp;&amp; ID508 == "дирам" | ID509 == 19  &amp;&amp; ID508 == "дирам" ? "дирамов" : (ID509 % 10) == 0 &amp;&amp; ID508 == "дирам" ? "дирамов" : (ID509 % 10) == 1 &amp;&amp; ID509 &gt; 20 &amp;&amp; ID508 == "дирам" ? "дирам" : (ID509 % 10) == 2 &amp;&amp; ID509 &gt; 20 &amp;&amp; ID508 == "дирам" | (ID509 % 10) == 3 &amp;&amp; ID509 &gt; 20 &amp;&amp; ID508 == "дирам" | (ID509 % 10) == 4 &amp;&amp; ID509 &gt; 20 &amp;&amp; ID508 == "дирам" ? "дирама" : (ID509 % 10) == 5 &amp;&amp; ID509 &gt; 20 &amp;&amp; ID508 == "дирам" | (ID509 % 10) == 6 &amp;&amp; ID509 &gt; 20 &amp;&amp; ID508 == "дирам" | (ID509 % 10) == 7 &amp;&amp; ID509 &gt; 20 &amp;&amp; ID508 == "дирам" | (ID509 % 10) == 8 &amp;&amp; ID509 &gt; 20 &amp;&amp; ID508 == "дирам" | (ID509 % 10) == 9 &amp;&amp; ID509 &gt; 20 &amp;&amp; ID508 == "дирам" ? "дирамов" : " "</w:expression>
        <w:visibility xml:space="preserve">ID508 == "тетри" | ID508 == "эре"  | ID508 == "филс" | ID508 == "бань" | ID508 == "цент" | ID508 == "грош" | ID508 == "дирам"</w:visibility>
      </w:value>
    </w:element>
    <w:element w:id="551" w:guid="89D0F4E2-1475-0DE0-C85A-6921BB5CC4B2" w:kind="variable" w:type="string" w:input="expression" w:required="false" w:uiHidden="false">
      <w:identifier xml:space="preserve">ID551</w:identifier>
      <w:name xml:space="preserve">Формула для определения окончания дробных 1 ндс</w:name>
      <w:value>
        <w:expression xml:space="preserve">ID508 == "тетри" ? "тетри" : ID508 == "эре" ? "эре" : ID516 == 1 &amp;&amp; ID508 == "филс" ? "филс" : ID516 == 2 &amp;&amp; ID508 == "филс" | ID516 == 3 &amp;&amp; ID508 == "филс" | ID516 == 4 &amp;&amp; ID508 == "филс" ? "филса" : ID516 == 5 &amp;&amp; ID508 == "филс" | ID516 == 6 &amp;&amp; ID508 == "филс"  | ID516 == 7 &amp;&amp; ID508 == "филс" | ID516 == 8 &amp;&amp; ID508 == "филс" | ID516 == 9  &amp;&amp; ID508 == "филс" ? "филсов" : ID516 == 10 &amp;&amp; ID508 == "филс" | ID516 == 11 &amp;&amp; ID508 == "филс"  | ID516 == 12 &amp;&amp; ID508 == "филс" | ID516 == 13 &amp;&amp; ID508 == "филс" | ID516 == 14 &amp;&amp; ID508 == "филс" | ID516 == 15 &amp;&amp; ID508 == "филс" | ID516 == 16 &amp;&amp; ID508 == "филс"  | ID516 == 17 &amp;&amp; ID508 == "филс" | ID516 == 18 &amp;&amp; ID508 == "филс" | ID516 == 19  &amp;&amp; ID508 == "филс" ? "филсов" : (ID516 % 10) == 0 &amp;&amp; ID508 == "филс" ? "филсов" : (ID516 % 10) == 1 &amp;&amp; ID516 &gt; 20 &amp;&amp; ID508 == "филс" ? "филс" : (ID516 % 10) == 2 &amp;&amp; ID516 &gt; 20 &amp;&amp; ID508 == "филс" | (ID516 % 10) == 3 &amp;&amp; ID516 &gt; 20 &amp;&amp; ID508 == "филс" | (ID516 % 10) == 4 &amp;&amp; ID516 &gt; 20 &amp;&amp; ID508 == "филс" ? "филса" : (ID516 % 10) == 5 &amp;&amp; ID516 &gt; 20 &amp;&amp; ID508 == "филс" | (ID516 % 10) == 6 &amp;&amp; ID516 &gt; 20 &amp;&amp; ID508 == "филс" | (ID516 % 10) == 7 &amp;&amp; ID516 &gt; 20 &amp;&amp; ID508 == "филс" | (ID516 % 10) == 8 &amp;&amp; ID516 &gt; 20 &amp;&amp; ID508 == "филс" | (ID516 % 10) == 9 &amp;&amp; ID516 &gt; 20 &amp;&amp; ID508 == "филс" ? "филсов" : ID516 == 1 &amp;&amp; ID508 == "бань" ? "бань" : ID516 == 2 &amp;&amp; ID508 == "бань" | ID516 == 3 &amp;&amp; ID508 == "бань" | ID516 == 4 &amp;&amp; ID508 == "бань" ? "бани" : ID516 == 5 &amp;&amp; ID508 == "бань" | ID516 == 6 &amp;&amp; ID508 == "бань"  | ID516 == 7 &amp;&amp; ID508 == "бань" | ID516 == 8 &amp;&amp; ID508 == "бань" | ID516 == 9 &amp;&amp; ID508 == "бань" ? "баней" : ID516 == 10 &amp;&amp; ID508 == "бань" | ID516 == 11 &amp;&amp; ID508 == "бань"  | ID516 == 12 &amp;&amp; ID508 == "бань" | ID516 == 13 &amp;&amp; ID508 == "бань" | ID516 == 14 &amp;&amp; ID508 == "бань" | ID516 == 15 &amp;&amp; ID508 == "бань" | ID516 == 16 &amp;&amp; ID508 == "бань"  | ID516 == 17 &amp;&amp; ID508 == "бань" | ID516 == 18 &amp;&amp; ID508 == "бань" | ID516 == 19  &amp;&amp; ID508 == "бань" ? "баней" : (ID516 % 10) == 0 &amp;&amp; ID508 == "бань" ? "баней" : (ID516 % 10) == 1 &amp;&amp; ID516 &gt; 20 &amp;&amp; ID508 == "бань" ? "бани" : (ID516 % 10) == 2 &amp;&amp; ID516 &gt; 20 &amp;&amp; ID508 == "бань" | (ID516 % 10) == 3 &amp;&amp; ID516 &gt; 20 &amp;&amp; ID508 == "бань" | (ID516 % 10) == 4 &amp;&amp; ID516 &gt; 20 &amp;&amp; ID508 == "бань" ? "бани" : (ID516 % 10) == 5 &amp;&amp; ID516 &gt; 20 &amp;&amp; ID508 == "бань" | (ID516 % 10) == 6 &amp;&amp; ID516 &gt; 20 &amp;&amp; ID508 == "бань" | (ID516 % 10) == 7 &amp;&amp; ID516 &gt; 20 &amp;&amp; ID508 == "бань" | (ID516 % 10) == 8 &amp;&amp; ID516 &gt; 20 &amp;&amp; ID508 == "бань" | (ID516 % 10) == 9 &amp;&amp; ID516 &gt; 20 &amp;&amp; ID508 == "бань" ? "баней" : ID516 == 1 &amp;&amp; ID508 == "цент" ? "цент" : ID516 == 2 &amp;&amp; ID508 == "цент" | ID516 == 3 &amp;&amp; ID508 == "цент" | ID516 == 4 &amp;&amp; ID508 == "цент" ? "цента" : ID516 == 5 &amp;&amp; ID508 == "цент" | ID516 == 6 &amp;&amp; ID508 == "цент"  | ID516 == 7 &amp;&amp; ID508 == "цент" | ID516 == 8 &amp;&amp; ID508 == "цент" | ID516 == 9  &amp;&amp; ID508 == "цент" ? "центов" : ID516 == 10 &amp;&amp; ID508 == "цент" | ID516 == 11 &amp;&amp; ID508 == "цент"  | ID516 == 12 &amp;&amp; ID508 == "цент" | ID516 == 13 &amp;&amp; ID508 == "цент" | ID516 == 14 &amp;&amp; ID508 == "цент" | ID516 == 15 &amp;&amp; ID508 == "цент" | ID516 == 16 &amp;&amp; ID508 == "цент"  | ID516 == 17 &amp;&amp; ID508 == "цент" | ID516 == 18 &amp;&amp; ID508 == "цент" | ID516 == 19  &amp;&amp; ID508 == "цент" ? "центов" : (ID516 % 10) == 0 &amp;&amp; ID508 == "цент" ? "центов" : (ID516 % 10) == 1 &amp;&amp; ID516 &gt; 20 &amp;&amp; ID508 == "цент" ? "цент" : (ID516 % 10) == 2 &amp;&amp; ID516 &gt; 20 &amp;&amp; ID508 == "цент" | (ID516 % 10) == 3 &amp;&amp; ID516 &gt; 20 &amp;&amp; ID508 == "цент" | (ID516 % 10) == 4 &amp;&amp; ID516 &gt; 20 &amp;&amp; ID508 == "цент" ? "цента" : (ID516 % 10) == 5 &amp;&amp; ID516 &gt; 20 &amp;&amp; ID508 == "цент" | (ID516 % 10) == 6 &amp;&amp; ID516 &gt; 20 &amp;&amp; ID508 == "цент" | (ID516 % 10) == 7 &amp;&amp; ID516 &gt; 20 &amp;&amp; ID508 == "цент" | (ID516 % 10) == 8 &amp;&amp; ID516 &gt; 20 &amp;&amp; ID508 == "цент" | (ID516 % 10) == 9 &amp;&amp; ID516 &gt; 20 &amp;&amp; ID508 == "цент" ? "центов" : ID516 == 1 &amp;&amp; ID508 == "грош" ? "грош" : ID516 == 2 &amp;&amp; ID508 == "грош" | ID516 == 3 &amp;&amp; ID508 == "грош" | ID516 == 4 &amp;&amp; ID508 == "грош" ? "гроша" : ID516 == 5 &amp;&amp; ID508 == "грош" | ID516 == 6 &amp;&amp; ID508 == "грош"  | ID516 == 7 &amp;&amp; ID508 == "грош" | ID516 == 8 &amp;&amp; ID508 == "грош" | ID516 == 9  &amp;&amp; ID508 == "грош" ? "грошей" : ID516 == 10 &amp;&amp; ID508 == "грош" | ID516 == 11 &amp;&amp; ID508 == "грош"  | ID516 == 12 &amp;&amp; ID508 == "грош" | ID516 == 13 &amp;&amp; ID508 == "грош" | ID516 == 14 &amp;&amp; ID508 == "грош" | ID516 == 15 &amp;&amp; ID508 == "грош" | ID516 == 16 &amp;&amp; ID508 == "грош"  | ID516 == 17 &amp;&amp; ID508 == "грош" | ID516 == 18 &amp;&amp; ID508 == "грош" | ID516 == 19  &amp;&amp; ID508 == "грош" ? "грошей" : (ID516 % 10) == 0 &amp;&amp; ID508 == "грош" ? "грошей" : (ID516 % 10) == 1 &amp;&amp; ID516 &gt; 20 &amp;&amp; ID508 == "грош" ? "грош" : (ID516 % 10) == 2  &amp;&amp; ID516 &gt; 20 &amp;&amp; ID508 == "грош" | (ID516 % 10) == 3  &amp;&amp; ID516 &gt; 20 &amp;&amp; ID508 == "грош" | (ID516 % 10) == 4 &amp;&amp; ID516 &gt; 20 &amp;&amp; ID508 == "грош" ? "гроша" : (ID516 % 10) == 5 &amp;&amp; ID516 &gt; 20 &amp;&amp; ID508 == "грош" | (ID516 % 10) == 6 &amp;&amp; ID516 &gt; 20 &amp;&amp; ID508 == "грош" | (ID516 % 10) == 7 &amp;&amp; ID516 &gt; 20 &amp;&amp; ID508 == "грош" | (ID516 % 10) == 8 &amp;&amp; ID516 &gt; 20 &amp;&amp; ID508 == "грош" | (ID516 % 10) == 9 &amp;&amp; ID516 &gt; 20 &amp;&amp; ID508 == "грош" ? "грошей" : ID516 == 1 &amp;&amp; ID508 == "дирам" ? "дирам" : ID516 == 2 &amp;&amp; ID508 == "дирам" | ID516 == 3 &amp;&amp; ID508 == "дирам" | ID516 == 4 &amp;&amp; ID508 == "дирам" ? "дирама" : ID516 == 5 &amp;&amp; ID508 == "дирам" | ID516 == 6 &amp;&amp; ID508 == "дирам"  | ID516 == 7 &amp;&amp; ID508 == "дирам" | ID516 == 8 &amp;&amp; ID508 == "дирам" | ID516 == 9  &amp;&amp; ID508 == "дирам" ? "дирамов" : ID516 == 10 &amp;&amp; ID508 == "дирам" | ID516 == 11 &amp;&amp; ID508 == "дирам"  | ID516 == 12 &amp;&amp; ID508 == "дирам" | ID516 == 13 &amp;&amp; ID508 == "дирам" | ID516 == 14  &amp;&amp; ID508 == "дирам"| ID516 == 15 &amp;&amp; ID508 == "дирам" | ID516 == 16 &amp;&amp; ID508 == "дирам"  | ID516 == 17 &amp;&amp; ID508 == "дирам" | ID516 == 18 &amp;&amp; ID508 == "дирам" | ID516 == 19  &amp;&amp; ID508 == "дирам" ? "дирамов" : (ID516 % 10) == 0 &amp;&amp; ID508 == "дирам" ? "дирамов" : (ID516 % 10) == 1 &amp;&amp; ID516 &gt; 20 &amp;&amp; ID508 == "дирам" ? "дирам" : (ID516 % 10) == 2 &amp;&amp; ID516 &gt; 20 &amp;&amp; ID508 == "дирам" | (ID516 % 10) == 3 &amp;&amp; ID516 &gt; 20 &amp;&amp; ID508 == "дирам" | (ID516 % 10) == 4 &amp;&amp; ID516 &gt; 20 &amp;&amp; ID508 == "дирам" ? "дирама" : (ID516 % 10) == 5 &amp;&amp; ID516 &gt; 20 &amp;&amp; ID508 == "дирам" | (ID516 % 10) == 6 &amp;&amp; ID516 &gt; 20 &amp;&amp; ID508 == "дирам" | (ID516 % 10) == 7 &amp;&amp; ID516 &gt; 20 &amp;&amp; ID508 == "дирам" | (ID516 % 10) == 8 &amp;&amp; ID516 &gt; 20 &amp;&amp; ID508 == "дирам" | (ID516 % 10) == 9 &amp;&amp; ID516 &gt; 20 &amp;&amp; ID508 == "дирам" ? "дирамов" : " "</w:expression>
        <w:visibility xml:space="preserve">ID508 == "тетри" | ID508 == "эре"  | ID508 == "филс" | ID508 == "бань" | ID508 == "цент" | ID508 == "грош" | ID508 == "дирам"</w:visibility>
      </w:value>
    </w:element>
    <w:element w:id="557" w:guid="80BDE58B-65AE-A340-620D-E12114F0F978" w:kind="variable" w:type="string" w:input="expression" w:required="false" w:uiHidden="false">
      <w:identifier xml:space="preserve">ID557</w:identifier>
      <w:name xml:space="preserve">Формула для определения окончания дробных 1 ндс авто</w:name>
      <w:value>
        <w:expression xml:space="preserve">ID508 == "тетри" ? "тетри" : ID508 == "эре" ? "эре" : ID521 == 1 &amp;&amp; ID508 == "филс" ? "филс" : ID521 == 2 &amp;&amp; ID508 == "филс" | ID521 == 3 &amp;&amp; ID508 == "филс" | ID521 == 4 &amp;&amp; ID508 == "филс" ? "филса" : ID521 == 5 &amp;&amp; ID508 == "филс" | ID521 == 6 &amp;&amp; ID508 == "филс"  | ID521 == 7 &amp;&amp; ID508 == "филс" | ID521 == 8 &amp;&amp; ID508 == "филс" | ID521 == 9  &amp;&amp; ID508 == "филс" ? "филсов" : ID521 == 10 &amp;&amp; ID508 == "филс" | ID521 == 11 &amp;&amp; ID508 == "филс"  | ID521 == 12 &amp;&amp; ID508 == "филс" | ID521 == 13 &amp;&amp; ID508 == "филс" | ID521 == 14 &amp;&amp; ID508 == "филс" | ID521 == 15 &amp;&amp; ID508 == "филс" | ID521 == 16 &amp;&amp; ID508 == "филс"  | ID521 == 17 &amp;&amp; ID508 == "филс" | ID521 == 18 &amp;&amp; ID508 == "филс" | ID521 == 19  &amp;&amp; ID508 == "филс" ? "филсов" : (ID521 % 10) == 0 &amp;&amp; ID508 == "филс" ? "филсов" : (ID521 % 10) == 1 &amp;&amp; ID521 &gt; 20 &amp;&amp; ID508 == "филс" ? "филс" : (ID521 % 10) == 2 &amp;&amp; ID521 &gt; 20 &amp;&amp; ID508 == "филс" | (ID521 % 10) == 3 &amp;&amp; ID521 &gt; 20 &amp;&amp; ID508 == "филс" | (ID521 % 10) == 4 &amp;&amp; ID521 &gt; 20 &amp;&amp; ID508 == "филс" ? "филса" : (ID521 % 10) == 5 &amp;&amp; ID521 &gt; 20 &amp;&amp; ID508 == "филс" | (ID521 % 10) == 6 &amp;&amp; ID521 &gt; 20 &amp;&amp; ID508 == "филс" | (ID521 % 10) == 7 &amp;&amp; ID521 &gt; 20 &amp;&amp; ID508 == "филс" | (ID521 % 10) == 8 &amp;&amp; ID521 &gt; 20 &amp;&amp; ID508 == "филс" | (ID521 % 10) == 9 &amp;&amp; ID521 &gt; 20 &amp;&amp; ID508 == "филс" ? "филсов" : ID521 == 1 &amp;&amp; ID508 == "бань" ? "бань" : ID521 == 2 &amp;&amp; ID508 == "бань" | ID521 == 3 &amp;&amp; ID508 == "бань" | ID521 == 4 &amp;&amp; ID508 == "бань" ? "бани" : ID521 == 5 &amp;&amp; ID508 == "бань" | ID521 == 6 &amp;&amp; ID508 == "бань"  | ID521 == 7 &amp;&amp; ID508 == "бань" | ID521 == 8 &amp;&amp; ID508 == "бань" | ID521 == 9 &amp;&amp; ID508 == "бань" ? "баней" : ID521 == 10 &amp;&amp; ID508 == "бань" | ID521 == 11 &amp;&amp; ID508 == "бань"  | ID521 == 12 &amp;&amp; ID508 == "бань" | ID521 == 13 &amp;&amp; ID508 == "бань" | ID521 == 14 &amp;&amp; ID508 == "бань" | ID521 == 15 &amp;&amp; ID508 == "бань" | ID521 == 16 &amp;&amp; ID508 == "бань"  | ID521 == 17 &amp;&amp; ID508 == "бань" | ID521 == 18 &amp;&amp; ID508 == "бань" | ID521 == 19  &amp;&amp; ID508 == "бань" ? "баней" : (ID521 % 10) == 0 &amp;&amp; ID508 == "бань" ? "баней" : (ID521 % 10) == 1 &amp;&amp; ID521 &gt; 20 &amp;&amp; ID508 == "бань" ? "бани" : (ID521 % 10) == 2 &amp;&amp; ID521 &gt; 20 &amp;&amp; ID508 == "бань" | (ID521 % 10) == 3 &amp;&amp; ID521 &gt; 20 &amp;&amp; ID508 == "бань" | (ID521 % 10) == 4 &amp;&amp; ID521 &gt; 20 &amp;&amp; ID508 == "бань" ? "бани" : (ID521 % 10) == 5 &amp;&amp; ID521 &gt; 20 &amp;&amp; ID508 == "бань" | (ID521 % 10) == 6 &amp;&amp; ID521 &gt; 20 &amp;&amp; ID508 == "бань" | (ID521 % 10) == 7 &amp;&amp; ID521 &gt; 20 &amp;&amp; ID508 == "бань" | (ID521 % 10) == 8 &amp;&amp; ID521 &gt; 20 &amp;&amp; ID508 == "бань" | (ID521 % 10) == 9 &amp;&amp; ID521 &gt; 20 &amp;&amp; ID508 == "бань" ? "баней" : ID521 == 1 &amp;&amp; ID508 == "цент" ? "цент" : ID521 == 2 &amp;&amp; ID508 == "цент" | ID521 == 3 &amp;&amp; ID508 == "цент" | ID521 == 4 &amp;&amp; ID508 == "цент" ? "цента" : ID521 == 5 &amp;&amp; ID508 == "цент" | ID521 == 6 &amp;&amp; ID508 == "цент"  | ID521 == 7 &amp;&amp; ID508 == "цент" | ID521 == 8 &amp;&amp; ID508 == "цент" | ID521 == 9  &amp;&amp; ID508 == "цент" ? "центов" : ID521 == 10 &amp;&amp; ID508 == "цент" | ID521 == 11 &amp;&amp; ID508 == "цент"  | ID521 == 12 &amp;&amp; ID508 == "цент" | ID521 == 13 &amp;&amp; ID508 == "цент" | ID521 == 14 &amp;&amp; ID508 == "цент" | ID521 == 15 &amp;&amp; ID508 == "цент" | ID521 == 16 &amp;&amp; ID508 == "цент"  | ID521 == 17 &amp;&amp; ID508 == "цент" | ID521 == 18 &amp;&amp; ID508 == "цент" | ID521 == 19  &amp;&amp; ID508 == "цент" ? "центов" : (ID521 % 10) == 0 &amp;&amp; ID508 == "цент" ? "центов" : (ID521 % 10) == 1 &amp;&amp; ID521 &gt; 20 &amp;&amp; ID508 == "цент" ? "цент" : (ID521 % 10) == 2 &amp;&amp; ID521 &gt; 20 &amp;&amp; ID508 == "цент" | (ID521 % 10) == 3 &amp;&amp; ID521 &gt; 20 &amp;&amp; ID508 == "цент" | (ID521 % 10) == 4 &amp;&amp; ID521 &gt; 20 &amp;&amp; ID508 == "цент" ? "цента" : (ID521 % 10) == 5 &amp;&amp; ID521 &gt; 20 &amp;&amp; ID508 == "цент" | (ID521 % 10) == 6 &amp;&amp; ID521 &gt; 20 &amp;&amp; ID508 == "цент" | (ID521 % 10) == 7 &amp;&amp; ID521 &gt; 20 &amp;&amp; ID508 == "цент" | (ID521 % 10) == 8 &amp;&amp; ID521 &gt; 20 &amp;&amp; ID508 == "цент" | (ID521 % 10) == 9 &amp;&amp; ID521 &gt; 20 &amp;&amp; ID508 == "цент" ? "центов" : ID521 == 1 &amp;&amp; ID508 == "грош" ? "грош" : ID521 == 2 &amp;&amp; ID508 == "грош" | ID521 == 3 &amp;&amp; ID508 == "грош" | ID521 == 4 &amp;&amp; ID508 == "грош" ? "гроша" : ID521 == 5 &amp;&amp; ID508 == "грош" | ID521 == 6 &amp;&amp; ID508 == "грош"  | ID521 == 7 &amp;&amp; ID508 == "грош" | ID521 == 8 &amp;&amp; ID508 == "грош" | ID521 == 9  &amp;&amp; ID508 == "грош" ? "грошей" : ID521 == 10 &amp;&amp; ID508 == "грош" | ID521 == 11 &amp;&amp; ID508 == "грош"  | ID521 == 12 &amp;&amp; ID508 == "грош" | ID521 == 13 &amp;&amp; ID508 == "грош" | ID521 == 14 &amp;&amp; ID508 == "грош" | ID521 == 15 &amp;&amp; ID508 == "грош" | ID521 == 16 &amp;&amp; ID508 == "грош"  | ID521 == 17 &amp;&amp; ID508 == "грош" | ID521 == 18 &amp;&amp; ID508 == "грош" | ID521 == 19  &amp;&amp; ID508 == "грош" ? "грошей" : (ID521 % 10) == 0 &amp;&amp; ID508 == "грош" ? "грошей" : (ID521 % 10) == 1 &amp;&amp; ID521 &gt; 20 &amp;&amp; ID508 == "грош" ? "грош" : (ID521 % 10) == 2  &amp;&amp; ID521 &gt; 20 &amp;&amp; ID508 == "грош" | (ID521 % 10) == 3  &amp;&amp; ID521 &gt; 20 &amp;&amp; ID508 == "грош" | (ID521 % 10) == 4 &amp;&amp; ID521 &gt; 20 &amp;&amp; ID508 == "грош" ? "гроша" : (ID521 % 10) == 5 &amp;&amp; ID521 &gt; 20 &amp;&amp; ID508 == "грош" | (ID521 % 10) == 6 &amp;&amp; ID521 &gt; 20 &amp;&amp; ID508 == "грош" | (ID521 % 10) == 7 &amp;&amp; ID521 &gt; 20 &amp;&amp; ID508 == "грош" | (ID521 % 10) == 8 &amp;&amp; ID521 &gt; 20 &amp;&amp; ID508 == "грош" | (ID521 % 10) == 9 &amp;&amp; ID521 &gt; 20 &amp;&amp; ID508 == "грош" ? "грошей" : ID521 == 1 &amp;&amp; ID508 == "дирам" ? "дирам" : ID521 == 2 &amp;&amp; ID508 == "дирам" | ID521 == 3 &amp;&amp; ID508 == "дирам" | ID521 == 4 &amp;&amp; ID508 == "дирам" ? "дирама" : ID521 == 5 &amp;&amp; ID508 == "дирам" | ID521 == 6 &amp;&amp; ID508 == "дирам"  | ID521 == 7 &amp;&amp; ID508 == "дирам" | ID521 == 8 &amp;&amp; ID508 == "дирам" | ID521 == 9  &amp;&amp; ID508 == "дирам" ? "дирамов" : ID521 == 10 &amp;&amp; ID508 == "дирам" | ID521 == 11 &amp;&amp; ID508 == "дирам"  | ID521 == 12 &amp;&amp; ID508 == "дирам" | ID521 == 13 &amp;&amp; ID508 == "дирам" | ID521 == 14  &amp;&amp; ID508 == "дирам"| ID521 == 15 &amp;&amp; ID508 == "дирам" | ID521 == 16 &amp;&amp; ID508 == "дирам"  | ID521 == 17 &amp;&amp; ID508 == "дирам" | ID521 == 18 &amp;&amp; ID508 == "дирам" | ID521 == 19  &amp;&amp; ID508 == "дирам" ? "дирамов" : (ID521 % 10) == 0 &amp;&amp; ID508 == "дирам" ? "дирамов" : (ID521 % 10) == 1 &amp;&amp; ID521 &gt; 20 &amp;&amp; ID508 == "дирам" ? "дирам" : (ID521 % 10) == 2 &amp;&amp; ID521 &gt; 20 &amp;&amp; ID508 == "дирам" | (ID521 % 10) == 3 &amp;&amp; ID521 &gt; 20 &amp;&amp; ID508 == "дирам" | (ID521 % 10) == 4 &amp;&amp; ID521 &gt; 20 &amp;&amp; ID508 == "дирам" ? "дирама" : (ID521 % 10) == 5 &amp;&amp; ID521 &gt; 20 &amp;&amp; ID508 == "дирам" | (ID521 % 10) == 6 &amp;&amp; ID521 &gt; 20 &amp;&amp; ID508 == "дирам" | (ID521 % 10) == 7 &amp;&amp; ID521 &gt; 20 &amp;&amp; ID508 == "дирам" | (ID521 % 10) == 8 &amp;&amp; ID521 &gt; 20 &amp;&amp; ID508 == "дирам" | (ID521 % 10) == 9 &amp;&amp; ID521 &gt; 20 &amp;&amp; ID508 == "дирам" ? "дирамов" : " "</w:expression>
        <w:visibility xml:space="preserve">ID508 == "тетри" | ID508 == "эре"  | ID508 == "филс" | ID508 == "бань" | ID508 == "цент" | ID508 == "грош" | ID508 == "дирам"</w:visibility>
      </w:value>
    </w:element>
    <w:element w:id="511" w:guid="ACC9B874-9F5A-1748-EA8E-A37388386519" w:kind="variable" w:type="string" w:input="expression" w:required="false" w:uiHidden="true">
      <w:identifier xml:space="preserve">ID511</w:identifier>
      <w:name xml:space="preserve">Формула для определения окончания дробных 2</w:name>
      <w:value>
        <w:expression xml:space="preserve">ID509 == 1 &amp;&amp; ID508 == "сатанг" ? "сатанг" : ID509 == 2 &amp;&amp; ID508 == "сатанг" | ID509 == 3 &amp;&amp; ID508 == "сатанг" | ID509 == 4 &amp;&amp; ID508 == "сатанг" ? "сатанга" : ID509 == 5 &amp;&amp; ID508 == "сатанг" | ID509 == 6 &amp;&amp; ID508 == "сатанг"  | ID509 == 7 &amp;&amp; ID508 == "сатанг" | ID509 == 8 &amp;&amp; ID508 == "сатанг" | ID509 == 9  &amp;&amp; ID508 == "сатанг" ? "сатангов" : ID509 == 10 &amp;&amp; ID508 == "сатанг" | ID509 == 11 &amp;&amp; ID508 == "сатанг"  | ID509 == 12 &amp;&amp; ID508 == "сатанг" | ID509 == 13 &amp;&amp; ID508 == "сатанг" | ID509 == 14 &amp;&amp; ID508 == "сатанг" | ID509 == 15 &amp;&amp; ID508 == "сатанг" | ID509 == 16 &amp;&amp; ID508 == "сатанг"  | ID509 == 17 &amp;&amp; ID508 == "сатанг" | ID509 == 18  &amp;&amp; ID508 == "сатанг"| ID509 == 19  &amp;&amp; ID508 == "сатанг" ? "сатангов" : (ID509 % 10) == 0 &amp;&amp; ID508 == "сатанг" ? "сатангов" : (ID509 % 10) == 1 &amp;&amp; ID509 &gt; 20 &amp;&amp; ID508 == "сатанг" ? "сатанг" : (ID509 % 10) == 2 &amp;&amp; ID509 &gt; 20 &amp;&amp; ID508 == "сатанг" | (ID509 % 10) == 3 &amp;&amp; ID509 &gt; 20 &amp;&amp; ID508 == "сатанг" | (ID509 % 10) == 4 &amp;&amp; ID509 &gt; 20 &amp;&amp; ID508 == "сатанг" ? "сатанга" : (ID509 % 10) == 5 &amp;&amp; ID509 &gt; 20 &amp;&amp; ID508 == "сатанг" | (ID509 % 10) == 6 &amp;&amp; ID509 &gt; 20 &amp;&amp; ID508 == "сатанг" | (ID509 % 10) == 7 &amp;&amp; ID509 &gt; 20 &amp;&amp; ID508 == "сатанг" | (ID509 % 10) == 8 &amp;&amp; ID509 &gt; 20 &amp;&amp; ID508 == "сатанг" | (ID509 % 10) == 9 &amp;&amp; ID509 &gt; 20 &amp;&amp; ID508 == "сатанг" ? "сатангов" : ID509 == 1 &amp;&amp; ID508 == "чон" ? "чон" : ID509 == 2 &amp;&amp; ID508 == "чон" | ID509 == 3 &amp;&amp; ID508 == "чон" | ID509 == 4 &amp;&amp; ID508 == "чон" ? "чона" : ID509 == 5 &amp;&amp; ID508 == "чон" | ID509 == 6 &amp;&amp; ID508 == "чон"  | ID509 == 7 &amp;&amp; ID508 == "чон" | ID509 == 8 &amp;&amp; ID508 == "чон" | ID509 == 9  &amp;&amp; ID508 == "чон" ? "чонов" : ID509 == 10 &amp;&amp; ID508 == "чон" | ID509 == 11 &amp;&amp; ID508 == "чон"  | ID509 == 12 &amp;&amp; ID508 == "чон" | ID509 == 13 &amp;&amp; ID508 == "чон" | ID509 == 14 &amp;&amp; ID508 == "чон"| ID509 == 15 &amp;&amp; ID508 == "чон" | ID509 == 16 &amp;&amp; ID508 == "чон"  | ID509 == 17 &amp;&amp; ID508 == "чон" | ID509 == 18 &amp;&amp; ID508 == "чон" | ID509 == 19  &amp;&amp; ID508 == "чон" ? "чонов" : (ID509 % 10) == 0 &amp;&amp; ID508 == "чон" ? "чонов" : (ID509 % 10) == 1 &amp;&amp; ID509 &gt; 20 &amp;&amp; ID508 == "чон" ? "чон" : (ID509 % 10) == 2  &amp;&amp; ID509 &gt; 20 &amp;&amp; ID508 == "чон" | (ID509 % 10) == 3  &amp;&amp; ID509 &gt; 20 &amp;&amp; ID508 == "чон" | (ID509 % 10) == 4 &amp;&amp; ID509 &gt; 20 &amp;&amp; ID508 == "чон" ? "чона" : (ID509 % 10) == 5 &amp;&amp; ID509 &gt; 20 &amp;&amp; ID508 == "чон" | (ID509 % 10) == 6 &amp;&amp; ID509 &gt; 20 &amp;&amp; ID508 == "чон" | (ID509 % 10) == 7 &amp;&amp; ID509 &gt; 20 &amp;&amp; ID508 == "чон" | (ID509 % 10) == 8 &amp;&amp; ID509 &gt; 20 &amp;&amp; ID508 == "чон" | (ID509 % 10) == 9 &amp;&amp; ID509 &gt; 20 &amp;&amp; ID508 == "чон" ? "чонов" : ID509 == 1 &amp;&amp; ID508 == "сен" ? "сен" : ID509 == 2 &amp;&amp; ID508 == "сен" | ID509 == 3 &amp;&amp; ID508 == "сен" | ID509 == 4 &amp;&amp; ID508 == "сен" ? "сена" : ID509 == 5 &amp;&amp; ID508 == "сен"| ID509 == 6 &amp;&amp; ID508 == "сен" | ID509 == 7 &amp;&amp; ID508 == "сен" | ID509 == 8 &amp;&amp; ID508 == "сен" | ID509 == 9  &amp;&amp; ID508 == "сен" ? "сенов" : ID509 == 10 &amp;&amp; ID508 == "сен" | ID509 == 11 &amp;&amp; ID508 == "сен"  | ID509 == 12 &amp;&amp; ID508 == "сен" | ID509 == 13 &amp;&amp; ID508 == "сен" | ID509 == 14 &amp;&amp; ID508 == "сен" | ID509 == 15 &amp;&amp; ID508 == "сен" | ID509 == 16 &amp;&amp; ID508 == "сен" | ID509 == 17 &amp;&amp; ID508 == "сен" | ID509 == 18 &amp;&amp; ID508 == "сен" | ID509 == 19  &amp;&amp; ID508 == "сен" ? "сенов" : (ID509 % 10) == 0 &amp;&amp; ID508 == "сен" ? "сенов" : (ID509 % 10) == 1 &amp;&amp; ID509 &gt; 20 &amp;&amp; ID508 == "сен" ? "сен" : (ID509 % 10) == 2 &amp;&amp; ID509 &gt; 20 &amp;&amp; ID508 == "сен" | (ID509 % 10) == 3 &amp;&amp; ID509 &gt; 20 &amp;&amp; ID508 == "сен" | (ID509 % 10) == 4 &amp;&amp; ID509 &gt; 20 &amp;&amp; ID508 == "сен" ? "сена" : (ID509 % 10) == 5 &amp;&amp; ID509 &gt; 20 &amp;&amp; ID508 == "сен" | (ID509 % 10) == 6 &amp;&amp; ID509 &gt; 20 &amp;&amp; ID508 == "сен" | (ID509 % 10) == 7 &amp;&amp; ID509 &gt; 20 &amp;&amp; ID508 == "сен" | (ID509 % 10) == 8 &amp;&amp; ID509 &gt; 20 &amp;&amp; ID508 == "сен" | (ID509 % 10) == 9 &amp;&amp; ID509 &gt; 20 &amp;&amp; ID508 == "сен" ? "сенов" : ID509 == 1 &amp;&amp; ID508 == "пенни" ? "пенни" : ID509 == 2 &amp;&amp; ID508 == "пенни" | ID509 == 3 &amp;&amp; ID508 == "пенни" | ID509 == 4 &amp;&amp; ID508 == "пенни" ? "пенса" : ID509 == 5  &amp;&amp; ID508 == "пенни" | ID509 == 6  &amp;&amp; ID508 == "пенни" | ID509 == 7  &amp;&amp; ID508 == "пенни" | ID509 == 8  &amp;&amp; ID508 == "пенни" | ID509 == 9  &amp;&amp; ID508 == "пенни" ? "пенсов" : ID509 == 10  &amp;&amp; ID508 == "пенни"| ID509 == 11 &amp;&amp; ID508 == "пенни" | ID509 == 12 &amp;&amp; ID508 == "пенни" | ID509 == 13 &amp;&amp; ID508 == "пенни" | ID509 == 14 &amp;&amp; ID508 == "пенни" | ID509 == 15 &amp;&amp; ID508 == "пенни" | ID509 == 16 &amp;&amp; ID508 == "пенни" | ID509 == 17 &amp;&amp; ID508 == "пенни" | ID509 == 18 &amp;&amp; ID508 == "пенни" | ID509 == 19  &amp;&amp; ID508 == "пенни" ? "пенсов" : (ID509 % 10) == 0 &amp;&amp; ID508 == "пенни" ? "пенсов" : (ID509 % 10) == 1 &amp;&amp; ID509 &gt; 20 &amp;&amp; ID508 == "пенни" ? "пенс" : (ID509 % 10) == 2 &amp;&amp; ID509 &gt; 20 &amp;&amp; ID508 == "пенни" | (ID509 % 10) == 3 &amp;&amp; ID509 &gt; 20 &amp;&amp; ID508 == "пенни" | (ID509 % 10) == 4 &amp;&amp; ID509 &gt; 20 &amp;&amp; ID508 == "пенни" ? "пенса" : (ID509 % 10) == 5 &amp;&amp; ID509 &gt; 20 &amp;&amp; ID508 == "пенни" | (ID509 % 10) == 6 &amp;&amp; ID509 &gt; 20 &amp;&amp; ID508 == "пенни" | (ID509 % 10) == 7 &amp;&amp; ID509 &gt; 20 &amp;&amp; ID508 == "пенни" | (ID509 % 10) == 8 &amp;&amp; ID509 &gt; 20 &amp;&amp; ID508 == "пенни" | (ID509 % 10) == 9 &amp;&amp; ID509 &gt; 20 &amp;&amp; ID508 == "пенни" ? "пенсов" : ID509 == 1 &amp;&amp; ID508 == "филлер" ? "филлер" : ID509 == 2 &amp;&amp; ID508 == "филлер" | ID509 == 3 &amp;&amp; ID508 == "филлер" | ID509 == 4 &amp;&amp; ID508 == "филлер" ? "филлера" : ID509 == 5 &amp;&amp; ID508 == "филлер" | ID509 == 6 &amp;&amp; ID508 == "филлер" | ID509 == 7 &amp;&amp; ID508 == "филлер" | ID509 == 8 &amp;&amp; ID508 == "филлер" | ID509 == 9  &amp;&amp; ID508 == "филлер" ? "филлеров" : ID509 == 10 &amp;&amp; ID508 == "филлер" | ID509 == 11 &amp;&amp; ID508 == "филлер" | ID509 == 12 &amp;&amp; ID508 == "филлер" | ID509 == 13 &amp;&amp; ID508 == "филлер" | ID509 == 14 &amp;&amp; ID508 == "филлер" | ID509 == 15 &amp;&amp; ID508 == "филлер" | ID509 == 16 &amp;&amp; ID508 == "филлер" | ID509 == 17 &amp;&amp; ID508 == "филлер" | ID509 == 18 &amp;&amp; ID508 == "филлер" | ID509 == 19  &amp;&amp; ID508 == "филлер" ? "филлеров" : (ID509 % 10) == 0 &amp;&amp; ID508 == "филлер" ? "филлеров" : (ID509 % 10) == 1 &amp;&amp; ID509 &gt; 20 &amp;&amp; ID508 == "филлер" ? "филлер" : (ID509 % 10) == 2 &amp;&amp; ID509 &gt; 20 &amp;&amp; ID508 == "филлер" | (ID509 % 10) == 3 &amp;&amp; ID509 &gt; 20 &amp;&amp; ID508 == "филлер" | (ID509 % 10) == 4 &amp;&amp; ID509 &gt; 20 &amp;&amp; ID508 == "филлер" ? "филлера" : (ID509 % 10) == 5 &amp;&amp; ID509 &gt; 20 &amp;&amp; ID508 == "филлер" | (ID509 % 10) == 6 &amp;&amp; ID509 &gt; 20 &amp;&amp; ID508 == "филлер" | (ID509 % 10) == 7 &amp;&amp; ID509 &gt; 20 &amp;&amp; ID508 == "филлер" | (ID509 % 10) == 8 &amp;&amp; ID509 &gt; 20 &amp;&amp; ID508 == "филлер" | (ID509 % 10) == 9 &amp;&amp; ID509 &gt; 20 &amp;&amp; ID508 == "филлер" ? "филлеров" : ID508 == "су" ? "су" : ID509 == 1 &amp;&amp; ID508 == "гяпик" ? "гяпик" : ID509 == 2 &amp;&amp; ID508 == "гяпик" | ID509 == 3 &amp;&amp; ID508 == "гяпик" | ID509 == 4 &amp;&amp; ID508 == "гяпик" ? "гяпика" : ID509 == 5 &amp;&amp; ID508 == "гяпик" | ID509 == 6 &amp;&amp; ID508 == "гяпик" | ID509 == 7 &amp;&amp; ID508 == "гяпик" | ID509 == 8 &amp;&amp; ID508 == "гяпик" | ID509 == 9  &amp;&amp; ID508 == "гяпик" ? "гяпиков" : ID509 == 10 &amp;&amp; ID508 == "гяпик" | ID509 == 11 &amp;&amp; ID508 == "гяпик" | ID509 == 12 &amp;&amp; ID508 == "гяпик" | ID509 == 13 &amp;&amp; ID508 == "гяпик" | ID509 == 14 &amp;&amp; ID508 == "гяпик" | ID509 == 15 &amp;&amp; ID508 == "гяпик" | ID509 == 16 &amp;&amp; ID508 == "гяпик" | ID509 == 17 &amp;&amp; ID508 == "гяпик" | ID509 == 18 &amp;&amp; ID508 == "гяпик" | ID509 == 19  &amp;&amp; ID508 == "гяпик" ? "гяпиков" : (ID509 % 10) == 0 &amp;&amp; ID508 == "гяпик" ? "гяпиков" : (ID509 % 10) == 1 &amp;&amp; ID509 &gt; 20 &amp;&amp; ID508 == "гяпик" ? "гяпик" : (ID509 % 10) == 2 &amp;&amp; ID509 &gt; 20 &amp;&amp; ID508 == "гяпик" | (ID509 % 10) == 3 &amp;&amp; ID509 &gt; 20 &amp;&amp; ID508 == "гяпик" | (ID509 % 10) == 4 &amp;&amp; ID509 &gt; 20 &amp;&amp; ID508 == "гяпик" ? "гяпика" : (ID509 % 10) == 5 &amp;&amp; ID509 &gt; 20 &amp;&amp; ID508 == "гяпик" | (ID509 % 10) == 6 &amp;&amp; ID509 &gt; 20 &amp;&amp; ID508 == "гяпик" | (ID509 % 10) == 7 &amp;&amp; ID509 &gt; 20 &amp;&amp; ID508 == "гяпик" | (ID509 % 10) == 8 &amp;&amp; ID509 &gt; 20 &amp;&amp; ID508 == "гяпик" | (ID509 % 10) == 9 &amp;&amp; ID509 &gt; 20 &amp;&amp; ID508 == "гяпик" ? "гяпиков" : " "</w:expression>
        <w:visibility xml:space="preserve">ID508 == "сатанг" | ID508 == "чон"  | ID508 == "сен" | ID508 == "пенни" | ID508 == "филлер" | ID508 == "гяпик" | ID508 == "су" </w:visibility>
      </w:value>
    </w:element>
    <w:element w:id="552" w:guid="F009FB34-1E90-FF98-0A63-F0E4E568632E" w:kind="variable" w:type="string" w:input="expression" w:required="false" w:uiHidden="true">
      <w:identifier xml:space="preserve">ID552</w:identifier>
      <w:name xml:space="preserve">Формула для определения окончания дробных 2 ндс</w:name>
      <w:value>
        <w:expression xml:space="preserve">ID516 == 1 &amp;&amp; ID508 == "сатанг" ? "сатанг" : ID516 == 2 &amp;&amp; ID508 == "сатанг" | ID516 == 3 &amp;&amp; ID508 == "сатанг" | ID516 == 4 &amp;&amp; ID508 == "сатанг" ? "сатанга" : ID516 == 5 &amp;&amp; ID508 == "сатанг" | ID516 == 6 &amp;&amp; ID508 == "сатанг"  | ID516 == 7 &amp;&amp; ID508 == "сатанг" | ID516 == 8 &amp;&amp; ID508 == "сатанг" | ID516 == 9  &amp;&amp; ID508 == "сатанг" ? "сатангов" : ID516 == 10 &amp;&amp; ID508 == "сатанг" | ID516 == 11 &amp;&amp; ID508 == "сатанг"  | ID516 == 12 &amp;&amp; ID508 == "сатанг" | ID516 == 13 &amp;&amp; ID508 == "сатанг" | ID516 == 14 &amp;&amp; ID508 == "сатанг" | ID516 == 15 &amp;&amp; ID508 == "сатанг" | ID516 == 16 &amp;&amp; ID508 == "сатанг"  | ID516 == 17 &amp;&amp; ID508 == "сатанг" | ID516 == 18  &amp;&amp; ID508 == "сатанг"| ID516 == 19  &amp;&amp; ID508 == "сатанг" ? "сатангов" : (ID516 % 10) == 0 &amp;&amp; ID508 == "сатанг" ? "сатангов" : (ID516 % 10) == 1 &amp;&amp; ID516 &gt; 20 &amp;&amp; ID508 == "сатанг" ? "сатанг" : (ID516 % 10) == 2 &amp;&amp; ID516 &gt; 20 &amp;&amp; ID508 == "сатанг" | (ID516 % 10) == 3 &amp;&amp; ID516 &gt; 20 &amp;&amp; ID508 == "сатанг" | (ID516 % 10) == 4 &amp;&amp; ID516 &gt; 20 &amp;&amp; ID508 == "сатанг" ? "сатанга" : (ID516 % 10) == 5 &amp;&amp; ID516 &gt; 20 &amp;&amp; ID508 == "сатанг" | (ID516 % 10) == 6 &amp;&amp; ID516 &gt; 20 &amp;&amp; ID508 == "сатанг" | (ID516 % 10) == 7 &amp;&amp; ID516 &gt; 20 &amp;&amp; ID508 == "сатанг" | (ID516 % 10) == 8 &amp;&amp; ID516 &gt; 20 &amp;&amp; ID508 == "сатанг" | (ID516 % 10) == 9 &amp;&amp; ID516 &gt; 20 &amp;&amp; ID508 == "сатанг" ? "сатангов" : ID516 == 1 &amp;&amp; ID508 == "чон" ? "чон" : ID516 == 2 &amp;&amp; ID508 == "чон" | ID516 == 3 &amp;&amp; ID508 == "чон" | ID516 == 4 &amp;&amp; ID508 == "чон" ? "чона" : ID516 == 5 &amp;&amp; ID508 == "чон" | ID516 == 6 &amp;&amp; ID508 == "чон"  | ID516 == 7 &amp;&amp; ID508 == "чон" | ID516 == 8 &amp;&amp; ID508 == "чон" | ID516 == 9  &amp;&amp; ID508 == "чон" ? "чонов" : ID516 == 10 &amp;&amp; ID508 == "чон" | ID516 == 11 &amp;&amp; ID508 == "чон"  | ID516 == 12 &amp;&amp; ID508 == "чон" | ID516 == 13 &amp;&amp; ID508 == "чон" | ID516 == 14 &amp;&amp; ID508 == "чон"| ID516 == 15 &amp;&amp; ID508 == "чон" | ID516 == 16 &amp;&amp; ID508 == "чон"  | ID516 == 17 &amp;&amp; ID508 == "чон" | ID516 == 18 &amp;&amp; ID508 == "чон" | ID516 == 19  &amp;&amp; ID508 == "чон" ? "чонов" : (ID516 % 10) == 0 &amp;&amp; ID508 == "чон" ? "чонов" : (ID516 % 10) == 1 &amp;&amp; ID516 &gt; 20 &amp;&amp; ID508 == "чон" ? "чон" : (ID516 % 10) == 2  &amp;&amp; ID516 &gt; 20 &amp;&amp; ID508 == "чон" | (ID516 % 10) == 3  &amp;&amp; ID516 &gt; 20 &amp;&amp; ID508 == "чон" | (ID516 % 10) == 4 &amp;&amp; ID516 &gt; 20 &amp;&amp; ID508 == "чон" ? "чона" : (ID516 % 10) == 5 &amp;&amp; ID516 &gt; 20 &amp;&amp; ID508 == "чон" | (ID516 % 10) == 6 &amp;&amp; ID516 &gt; 20 &amp;&amp; ID508 == "чон" | (ID516 % 10) == 7 &amp;&amp; ID516 &gt; 20 &amp;&amp; ID508 == "чон" | (ID516 % 10) == 8 &amp;&amp; ID516 &gt; 20 &amp;&amp; ID508 == "чон" | (ID516 % 10) == 9 &amp;&amp; ID516 &gt; 20 &amp;&amp; ID508 == "чон" ? "чонов" : ID516 == 1 &amp;&amp; ID508 == "сен" ? "сен" : ID516 == 2 &amp;&amp; ID508 == "сен" | ID516 == 3 &amp;&amp; ID508 == "сен" | ID516 == 4 &amp;&amp; ID508 == "сен" ? "сена" : ID516 == 5 &amp;&amp; ID508 == "сен"| ID516 == 6 &amp;&amp; ID508 == "сен" | ID516 == 7 &amp;&amp; ID508 == "сен" | ID516 == 8 &amp;&amp; ID508 == "сен" | ID516 == 9  &amp;&amp; ID508 == "сен" ? "сенов" : ID516 == 10 &amp;&amp; ID508 == "сен" | ID516 == 11 &amp;&amp; ID508 == "сен"  | ID516 == 12 &amp;&amp; ID508 == "сен" | ID516 == 13 &amp;&amp; ID508 == "сен" | ID516 == 14 &amp;&amp; ID508 == "сен" | ID516 == 15 &amp;&amp; ID508 == "сен" | ID516 == 16 &amp;&amp; ID508 == "сен" | ID516 == 17 &amp;&amp; ID508 == "сен" | ID516 == 18 &amp;&amp; ID508 == "сен" | ID516 == 19  &amp;&amp; ID508 == "сен" ? "сенов" : (ID516 % 10) == 0 &amp;&amp; ID508 == "сен" ? "сенов" : (ID516 % 10) == 1 &amp;&amp; ID516 &gt; 20 &amp;&amp; ID508 == "сен" ? "сен" : (ID516 % 10) == 2 &amp;&amp; ID516 &gt; 20 &amp;&amp; ID508 == "сен" | (ID516 % 10) == 3 &amp;&amp; ID516 &gt; 20 &amp;&amp; ID508 == "сен" | (ID516 % 10) == 4 &amp;&amp; ID516 &gt; 20 &amp;&amp; ID508 == "сен" ? "сена" : (ID516 % 10) == 5 &amp;&amp; ID516 &gt; 20 &amp;&amp; ID508 == "сен" | (ID516 % 10) == 6 &amp;&amp; ID516 &gt; 20 &amp;&amp; ID508 == "сен" | (ID516 % 10) == 7 &amp;&amp; ID516 &gt; 20 &amp;&amp; ID508 == "сен" | (ID516 % 10) == 8 &amp;&amp; ID516 &gt; 20 &amp;&amp; ID508 == "сен" | (ID516 % 10) == 9 &amp;&amp; ID516 &gt; 20 &amp;&amp; ID508 == "сен" ? "сенов" : ID516 == 1 &amp;&amp; ID508 == "пенни" ? "пенни" : ID516 == 2 &amp;&amp; ID508 == "пенни" | ID516 == 3 &amp;&amp; ID508 == "пенни" | ID516 == 4 &amp;&amp; ID508 == "пенни" ? "пенса" : ID516 == 5  &amp;&amp; ID508 == "пенни" | ID516 == 6  &amp;&amp; ID508 == "пенни" | ID516 == 7  &amp;&amp; ID508 == "пенни" | ID516 == 8  &amp;&amp; ID508 == "пенни" | ID516 == 9  &amp;&amp; ID508 == "пенни" ? "пенсов" : ID516 == 10  &amp;&amp; ID508 == "пенни"| ID516 == 11 &amp;&amp; ID508 == "пенни" | ID516 == 12 &amp;&amp; ID508 == "пенни" | ID516 == 13 &amp;&amp; ID508 == "пенни" | ID516 == 14 &amp;&amp; ID508 == "пенни" | ID516 == 15 &amp;&amp; ID508 == "пенни" | ID516 == 16 &amp;&amp; ID508 == "пенни" | ID516 == 17 &amp;&amp; ID508 == "пенни" | ID516 == 18 &amp;&amp; ID508 == "пенни" | ID516 == 19  &amp;&amp; ID508 == "пенни" ? "пенсов" : (ID516 % 10) == 0 &amp;&amp; ID508 == "пенни" ? "пенсов" : (ID516 % 10) == 1 &amp;&amp; ID516 &gt; 20 &amp;&amp; ID508 == "пенни" ? "пенс" : (ID516 % 10) == 2 &amp;&amp; ID516 &gt; 20 &amp;&amp; ID508 == "пенни" | (ID516 % 10) == 3 &amp;&amp; ID516 &gt; 20 &amp;&amp; ID508 == "пенни" | (ID516 % 10) == 4 &amp;&amp; ID516 &gt; 20 &amp;&amp; ID508 == "пенни" ? "пенса" : (ID516 % 10) == 5 &amp;&amp; ID516 &gt; 20 &amp;&amp; ID508 == "пенни" | (ID516 % 10) == 6 &amp;&amp; ID516 &gt; 20 &amp;&amp; ID508 == "пенни" | (ID516 % 10) == 7 &amp;&amp; ID516 &gt; 20 &amp;&amp; ID508 == "пенни" | (ID516 % 10) == 8 &amp;&amp; ID516 &gt; 20 &amp;&amp; ID508 == "пенни" | (ID516 % 10) == 9 &amp;&amp; ID516 &gt; 20 &amp;&amp; ID508 == "пенни" ? "пенсов" : ID516 == 1 &amp;&amp; ID508 == "филлер" ? "филлер" : ID516 == 2 &amp;&amp; ID508 == "филлер" | ID516 == 3 &amp;&amp; ID508 == "филлер" | ID516 == 4 &amp;&amp; ID508 == "филлер" ? "филлера" : ID516 == 5 &amp;&amp; ID508 == "филлер" | ID516 == 6 &amp;&amp; ID508 == "филлер" | ID516 == 7 &amp;&amp; ID508 == "филлер" | ID516 == 8 &amp;&amp; ID508 == "филлер" | ID516 == 9  &amp;&amp; ID508 == "филлер" ? "филлеров" : ID516 == 10 &amp;&amp; ID508 == "филлер" | ID516 == 11 &amp;&amp; ID508 == "филлер" | ID516 == 12 &amp;&amp; ID508 == "филлер" | ID516 == 13 &amp;&amp; ID508 == "филлер" | ID516 == 14 &amp;&amp; ID508 == "филлер" | ID516 == 15 &amp;&amp; ID508 == "филлер" | ID516 == 16 &amp;&amp; ID508 == "филлер" | ID516 == 17 &amp;&amp; ID508 == "филлер" | ID516 == 18 &amp;&amp; ID508 == "филлер" | ID516 == 19  &amp;&amp; ID508 == "филлер" ? "филлеров" : (ID516 % 10) == 0 &amp;&amp; ID508 == "филлер" ? "филлеров" : (ID516 % 10) == 1 &amp;&amp; ID516 &gt; 20 &amp;&amp; ID508 == "филлер" ? "филлер" : (ID516 % 10) == 2 &amp;&amp; ID516 &gt; 20 &amp;&amp; ID508 == "филлер" | (ID516 % 10) == 3 &amp;&amp; ID516 &gt; 20 &amp;&amp; ID508 == "филлер" | (ID516 % 10) == 4 &amp;&amp; ID516 &gt; 20 &amp;&amp; ID508 == "филлер" ? "филлера" : (ID516 % 10) == 5 &amp;&amp; ID516 &gt; 20 &amp;&amp; ID508 == "филлер" | (ID516 % 10) == 6 &amp;&amp; ID516 &gt; 20 &amp;&amp; ID508 == "филлер" | (ID516 % 10) == 7 &amp;&amp; ID516 &gt; 20 &amp;&amp; ID508 == "филлер" | (ID516 % 10) == 8 &amp;&amp; ID516 &gt; 20 &amp;&amp; ID508 == "филлер" | (ID516 % 10) == 9 &amp;&amp; ID516 &gt; 20 &amp;&amp; ID508 == "филлер" ? "филлеров" : ID508 == "су" ? "су" : ID516 == 1 &amp;&amp; ID508 == "гяпик" ? "гяпик" : ID516 == 2 &amp;&amp; ID508 == "гяпик" | ID516 == 3 &amp;&amp; ID508 == "гяпик" | ID516 == 4 &amp;&amp; ID508 == "гяпик" ? "гяпика" : ID516 == 5 &amp;&amp; ID508 == "гяпик" | ID516 == 6 &amp;&amp; ID508 == "гяпик" | ID516 == 7 &amp;&amp; ID508 == "гяпик" | ID516 == 8 &amp;&amp; ID508 == "гяпик" | ID516 == 9  &amp;&amp; ID508 == "гяпик" ? "гяпиков" : ID516 == 10 &amp;&amp; ID508 == "гяпик" | ID516 == 11 &amp;&amp; ID508 == "гяпик" | ID516 == 12 &amp;&amp; ID508 == "гяпик" | ID516 == 13 &amp;&amp; ID508 == "гяпик" | ID516 == 14 &amp;&amp; ID508 == "гяпик" | ID516 == 15 &amp;&amp; ID508 == "гяпик" | ID516 == 16 &amp;&amp; ID508 == "гяпик" | ID516 == 17 &amp;&amp; ID508 == "гяпик" | ID516 == 18 &amp;&amp; ID508 == "гяпик" | ID516 == 19  &amp;&amp; ID508 == "гяпик" ? "гяпиков" : (ID516 % 10) == 0 &amp;&amp; ID508 == "гяпик" ? "гяпиков" : (ID516 % 10) == 1 &amp;&amp; ID516 &gt; 20 &amp;&amp; ID508 == "гяпик" ? "гяпик" : (ID516 % 10) == 2 &amp;&amp; ID516 &gt; 20 &amp;&amp; ID508 == "гяпик" | (ID516 % 10) == 3 &amp;&amp; ID516 &gt; 20 &amp;&amp; ID508 == "гяпик" | (ID516 % 10) == 4 &amp;&amp; ID516 &gt; 20 &amp;&amp; ID508 == "гяпик" ? "гяпика" : (ID516 % 10) == 5 &amp;&amp; ID516 &gt; 20 &amp;&amp; ID508 == "гяпик" | (ID516 % 10) == 6 &amp;&amp; ID516 &gt; 20 &amp;&amp; ID508 == "гяпик" | (ID516 % 10) == 7 &amp;&amp; ID516 &gt; 20 &amp;&amp; ID508 == "гяпик" | (ID516 % 10) == 8 &amp;&amp; ID516 &gt; 20 &amp;&amp; ID508 == "гяпик" | (ID516 % 10) == 9 &amp;&amp; ID516 &gt; 20 &amp;&amp; ID508 == "гяпик" ? "гяпиков" : " "</w:expression>
        <w:visibility xml:space="preserve">ID508 == "сатанг" | ID508 == "чон"  | ID508 == "сен" | ID508 == "пенни" | ID508 == "филлер" | ID508 == "гяпик" | ID508 == "су"</w:visibility>
      </w:value>
    </w:element>
    <w:element w:id="558" w:guid="F8AF27AB-237C-DC18-F1A2-8583DA707715" w:kind="variable" w:type="string" w:input="expression" w:required="false" w:uiHidden="true">
      <w:identifier xml:space="preserve">ID558</w:identifier>
      <w:name xml:space="preserve">Формула для определения окончания дробных 2 ндс авто</w:name>
      <w:value>
        <w:expression xml:space="preserve">ID521 == 1 &amp;&amp; ID508 == "сатанг" ? "сатанг" : ID521 == 2 &amp;&amp; ID508 == "сатанг" | ID521 == 3 &amp;&amp; ID508 == "сатанг" | ID521 == 4 &amp;&amp; ID508 == "сатанг" ? "сатанга" : ID521 == 5 &amp;&amp; ID508 == "сатанг" | ID521 == 6 &amp;&amp; ID508 == "сатанг"  | ID521 == 7 &amp;&amp; ID508 == "сатанг" | ID521 == 8 &amp;&amp; ID508 == "сатанг" | ID521 == 9  &amp;&amp; ID508 == "сатанг" ? "сатангов" : ID521 == 10 &amp;&amp; ID508 == "сатанг" | ID521 == 11 &amp;&amp; ID508 == "сатанг"  | ID521 == 12 &amp;&amp; ID508 == "сатанг" | ID521 == 13 &amp;&amp; ID508 == "сатанг" | ID521 == 14 &amp;&amp; ID508 == "сатанг" | ID521 == 15 &amp;&amp; ID508 == "сатанг" | ID521 == 16 &amp;&amp; ID508 == "сатанг"  | ID521 == 17 &amp;&amp; ID508 == "сатанг" | ID521 == 18  &amp;&amp; ID508 == "сатанг"| ID521 == 19  &amp;&amp; ID508 == "сатанг" ? "сатангов" : (ID521 % 10) == 0 &amp;&amp; ID508 == "сатанг" ? "сатангов" : (ID521 % 10) == 1 &amp;&amp; ID521 &gt; 20 &amp;&amp; ID508 == "сатанг" ? "сатанг" : (ID521 % 10) == 2 &amp;&amp; ID521 &gt; 20 &amp;&amp; ID508 == "сатанг" | (ID521 % 10) == 3 &amp;&amp; ID521 &gt; 20 &amp;&amp; ID508 == "сатанг" | (ID521 % 10) == 4 &amp;&amp; ID521 &gt; 20 &amp;&amp; ID508 == "сатанг" ? "сатанга" : (ID521 % 10) == 5 &amp;&amp; ID521 &gt; 20 &amp;&amp; ID508 == "сатанг" | (ID521 % 10) == 6 &amp;&amp; ID521 &gt; 20 &amp;&amp; ID508 == "сатанг" | (ID521 % 10) == 7 &amp;&amp; ID521 &gt; 20 &amp;&amp; ID508 == "сатанг" | (ID521 % 10) == 8 &amp;&amp; ID521 &gt; 20 &amp;&amp; ID508 == "сатанг" | (ID521 % 10) == 9 &amp;&amp; ID521 &gt; 20 &amp;&amp; ID508 == "сатанг" ? "сатангов" : ID521 == 1 &amp;&amp; ID508 == "чон" ? "чон" : ID521 == 2 &amp;&amp; ID508 == "чон" | ID521 == 3 &amp;&amp; ID508 == "чон" | ID521 == 4 &amp;&amp; ID508 == "чон" ? "чона" : ID521 == 5 &amp;&amp; ID508 == "чон" | ID521 == 6 &amp;&amp; ID508 == "чон"  | ID521 == 7 &amp;&amp; ID508 == "чон" | ID521 == 8 &amp;&amp; ID508 == "чон" | ID521 == 9  &amp;&amp; ID508 == "чон" ? "чонов" : ID521 == 10 &amp;&amp; ID508 == "чон" | ID521 == 11 &amp;&amp; ID508 == "чон"  | ID521 == 12 &amp;&amp; ID508 == "чон" | ID521 == 13 &amp;&amp; ID508 == "чон" | ID521 == 14 &amp;&amp; ID508 == "чон"| ID521 == 15 &amp;&amp; ID508 == "чон" | ID521 == 16 &amp;&amp; ID508 == "чон"  | ID521 == 17 &amp;&amp; ID508 == "чон" | ID521 == 18 &amp;&amp; ID508 == "чон" | ID521 == 19  &amp;&amp; ID508 == "чон" ? "чонов" : (ID521 % 10) == 0 &amp;&amp; ID508 == "чон" ? "чонов" : (ID521 % 10) == 1 &amp;&amp; ID521 &gt; 20 &amp;&amp; ID508 == "чон" ? "чон" : (ID521 % 10) == 2  &amp;&amp; ID521 &gt; 20 &amp;&amp; ID508 == "чон" | (ID521 % 10) == 3  &amp;&amp; ID521 &gt; 20 &amp;&amp; ID508 == "чон" | (ID521 % 10) == 4 &amp;&amp; ID521 &gt; 20 &amp;&amp; ID508 == "чон" ? "чона" : (ID521 % 10) == 5 &amp;&amp; ID521 &gt; 20 &amp;&amp; ID508 == "чон" | (ID521 % 10) == 6 &amp;&amp; ID521 &gt; 20 &amp;&amp; ID508 == "чон" | (ID521 % 10) == 7 &amp;&amp; ID521 &gt; 20 &amp;&amp; ID508 == "чон" | (ID521 % 10) == 8 &amp;&amp; ID521 &gt; 20 &amp;&amp; ID508 == "чон" | (ID521 % 10) == 9 &amp;&amp; ID521 &gt; 20 &amp;&amp; ID508 == "чон" ? "чонов" : ID521 == 1 &amp;&amp; ID508 == "сен" ? "сен" : ID521 == 2 &amp;&amp; ID508 == "сен" | ID521 == 3 &amp;&amp; ID508 == "сен" | ID521 == 4 &amp;&amp; ID508 == "сен" ? "сена" : ID521 == 5 &amp;&amp; ID508 == "сен"| ID521 == 6 &amp;&amp; ID508 == "сен" | ID521 == 7 &amp;&amp; ID508 == "сен" | ID521 == 8 &amp;&amp; ID508 == "сен" | ID521 == 9  &amp;&amp; ID508 == "сен" ? "сенов" : ID521 == 10 &amp;&amp; ID508 == "сен" | ID521 == 11 &amp;&amp; ID508 == "сен"  | ID521 == 12 &amp;&amp; ID508 == "сен" | ID521 == 13 &amp;&amp; ID508 == "сен" | ID521 == 14 &amp;&amp; ID508 == "сен" | ID521 == 15 &amp;&amp; ID508 == "сен" | ID521 == 16 &amp;&amp; ID508 == "сен" | ID521 == 17 &amp;&amp; ID508 == "сен" | ID521 == 18 &amp;&amp; ID508 == "сен" | ID521 == 19  &amp;&amp; ID508 == "сен" ? "сенов" : (ID521 % 10) == 0 &amp;&amp; ID508 == "сен" ? "сенов" : (ID521 % 10) == 1 &amp;&amp; ID521 &gt; 20 &amp;&amp; ID508 == "сен" ? "сен" : (ID521 % 10) == 2 &amp;&amp; ID521 &gt; 20 &amp;&amp; ID508 == "сен" | (ID521 % 10) == 3 &amp;&amp; ID521 &gt; 20 &amp;&amp; ID508 == "сен" | (ID521 % 10) == 4 &amp;&amp; ID521 &gt; 20 &amp;&amp; ID508 == "сен" ? "сена" : (ID521 % 10) == 5 &amp;&amp; ID521 &gt; 20 &amp;&amp; ID508 == "сен" | (ID521 % 10) == 6 &amp;&amp; ID521 &gt; 20 &amp;&amp; ID508 == "сен" | (ID521 % 10) == 7 &amp;&amp; ID521 &gt; 20 &amp;&amp; ID508 == "сен" | (ID521 % 10) == 8 &amp;&amp; ID521 &gt; 20 &amp;&amp; ID508 == "сен" | (ID521 % 10) == 9 &amp;&amp; ID521 &gt; 20 &amp;&amp; ID508 == "сен" ? "сенов" : ID521 == 1 &amp;&amp; ID508 == "пенни" ? "пенни" : ID521 == 2 &amp;&amp; ID508 == "пенни" | ID521 == 3 &amp;&amp; ID508 == "пенни" | ID521 == 4 &amp;&amp; ID508 == "пенни" ? "пенса" : ID521 == 5  &amp;&amp; ID508 == "пенни" | ID521 == 6  &amp;&amp; ID508 == "пенни" | ID521 == 7  &amp;&amp; ID508 == "пенни" | ID521 == 8  &amp;&amp; ID508 == "пенни" | ID521 == 9  &amp;&amp; ID508 == "пенни" ? "пенсов" : ID521 == 10  &amp;&amp; ID508 == "пенни"| ID521 == 11 &amp;&amp; ID508 == "пенни" | ID521 == 12 &amp;&amp; ID508 == "пенни" | ID521 == 13 &amp;&amp; ID508 == "пенни" | ID521 == 14 &amp;&amp; ID508 == "пенни" | ID521 == 15 &amp;&amp; ID508 == "пенни" | ID521 == 16 &amp;&amp; ID508 == "пенни" | ID521 == 17 &amp;&amp; ID508 == "пенни" | ID521 == 18 &amp;&amp; ID508 == "пенни" | ID521 == 19  &amp;&amp; ID508 == "пенни" ? "пенсов" : (ID521 % 10) == 0 &amp;&amp; ID508 == "пенни" ? "пенсов" : (ID521 % 10) == 1 &amp;&amp; ID521 &gt; 20 &amp;&amp; ID508 == "пенни" ? "пенс" : (ID521 % 10) == 2 &amp;&amp; ID521 &gt; 20 &amp;&amp; ID508 == "пенни" | (ID521 % 10) == 3 &amp;&amp; ID521 &gt; 20 &amp;&amp; ID508 == "пенни" | (ID521 % 10) == 4 &amp;&amp; ID521 &gt; 20 &amp;&amp; ID508 == "пенни" ? "пенса" : (ID521 % 10) == 5 &amp;&amp; ID521 &gt; 20 &amp;&amp; ID508 == "пенни" | (ID521 % 10) == 6 &amp;&amp; ID521 &gt; 20 &amp;&amp; ID508 == "пенни" | (ID521 % 10) == 7 &amp;&amp; ID521 &gt; 20 &amp;&amp; ID508 == "пенни" | (ID521 % 10) == 8 &amp;&amp; ID521 &gt; 20 &amp;&amp; ID508 == "пенни" | (ID521 % 10) == 9 &amp;&amp; ID521 &gt; 20 &amp;&amp; ID508 == "пенни" ? "пенсов" : ID521 == 1 &amp;&amp; ID508 == "филлер" ? "филлер" : ID521 == 2 &amp;&amp; ID508 == "филлер" | ID521 == 3 &amp;&amp; ID508 == "филлер" | ID521 == 4 &amp;&amp; ID508 == "филлер" ? "филлера" : ID521 == 5 &amp;&amp; ID508 == "филлер" | ID521 == 6 &amp;&amp; ID508 == "филлер" | ID521 == 7 &amp;&amp; ID508 == "филлер" | ID521 == 8 &amp;&amp; ID508 == "филлер" | ID521 == 9  &amp;&amp; ID508 == "филлер" ? "филлеров" : ID521 == 10 &amp;&amp; ID508 == "филлер" | ID521 == 11 &amp;&amp; ID508 == "филлер" | ID521 == 12 &amp;&amp; ID508 == "филлер" | ID521 == 13 &amp;&amp; ID508 == "филлер" | ID521 == 14 &amp;&amp; ID508 == "филлер" | ID521 == 15 &amp;&amp; ID508 == "филлер" | ID521 == 16 &amp;&amp; ID508 == "филлер" | ID521 == 17 &amp;&amp; ID508 == "филлер" | ID521 == 18 &amp;&amp; ID508 == "филлер" | ID521 == 19  &amp;&amp; ID508 == "филлер" ? "филлеров" : (ID521 % 10) == 0 &amp;&amp; ID508 == "филлер" ? "филлеров" : (ID521 % 10) == 1 &amp;&amp; ID521 &gt; 20 &amp;&amp; ID508 == "филлер" ? "филлер" : (ID521 % 10) == 2 &amp;&amp; ID521 &gt; 20 &amp;&amp; ID508 == "филлер" | (ID521 % 10) == 3 &amp;&amp; ID521 &gt; 20 &amp;&amp; ID508 == "филлер" | (ID521 % 10) == 4 &amp;&amp; ID521 &gt; 20 &amp;&amp; ID508 == "филлер" ? "филлера" : (ID521 % 10) == 5 &amp;&amp; ID521 &gt; 20 &amp;&amp; ID508 == "филлер" | (ID521 % 10) == 6 &amp;&amp; ID521 &gt; 20 &amp;&amp; ID508 == "филлер" | (ID521 % 10) == 7 &amp;&amp; ID521 &gt; 20 &amp;&amp; ID508 == "филлер" | (ID521 % 10) == 8 &amp;&amp; ID521 &gt; 20 &amp;&amp; ID508 == "филлер" | (ID521 % 10) == 9 &amp;&amp; ID521 &gt; 20 &amp;&amp; ID508 == "филлер" ? "филлеров" : ID508 == "су" ? "су" : ID521 == 1 &amp;&amp; ID508 == "гяпик" ? "гяпик" : ID521 == 2 &amp;&amp; ID508 == "гяпик" | ID521 == 3 &amp;&amp; ID508 == "гяпик" | ID521 == 4 &amp;&amp; ID508 == "гяпик" ? "гяпика" : ID521 == 5 &amp;&amp; ID508 == "гяпик" | ID521 == 6 &amp;&amp; ID508 == "гяпик" | ID521 == 7 &amp;&amp; ID508 == "гяпик" | ID521 == 8 &amp;&amp; ID508 == "гяпик" | ID521 == 9  &amp;&amp; ID508 == "гяпик" ? "гяпиков" : ID521 == 10 &amp;&amp; ID508 == "гяпик" | ID521 == 11 &amp;&amp; ID508 == "гяпик" | ID521 == 12 &amp;&amp; ID508 == "гяпик" | ID521 == 13 &amp;&amp; ID508 == "гяпик" | ID521 == 14 &amp;&amp; ID508 == "гяпик" | ID521 == 15 &amp;&amp; ID508 == "гяпик" | ID521 == 16 &amp;&amp; ID508 == "гяпик" | ID521 == 17 &amp;&amp; ID508 == "гяпик" | ID521 == 18 &amp;&amp; ID508 == "гяпик" | ID521 == 19  &amp;&amp; ID508 == "гяпик" ? "гяпиков" : (ID521 % 10) == 0 &amp;&amp; ID508 == "гяпик" ? "гяпиков" : (ID521 % 10) == 1 &amp;&amp; ID521 &gt; 20 &amp;&amp; ID508 == "гяпик" ? "гяпик" : (ID521 % 10) == 2 &amp;&amp; ID521 &gt; 20 &amp;&amp; ID508 == "гяпик" | (ID521 % 10) == 3 &amp;&amp; ID521 &gt; 20 &amp;&amp; ID508 == "гяпик" | (ID521 % 10) == 4 &amp;&amp; ID521 &gt; 20 &amp;&amp; ID508 == "гяпик" ? "гяпика" : (ID521 % 10) == 5 &amp;&amp; ID521 &gt; 20 &amp;&amp; ID508 == "гяпик" | (ID521 % 10) == 6 &amp;&amp; ID521 &gt; 20 &amp;&amp; ID508 == "гяпик" | (ID521 % 10) == 7 &amp;&amp; ID521 &gt; 20 &amp;&amp; ID508 == "гяпик" | (ID521 % 10) == 8 &amp;&amp; ID521 &gt; 20 &amp;&amp; ID508 == "гяпик" | (ID521 % 10) == 9 &amp;&amp; ID521 &gt; 20 &amp;&amp; ID508 == "гяпик" ? "гяпиков" : " "</w:expression>
        <w:visibility xml:space="preserve">ID508 == "сатанг" | ID508 == "чон"  | ID508 == "сен" | ID508 == "пенни" | ID508 == "филлер" | ID508 == "гяпик" | ID508 == "су"</w:visibility>
      </w:value>
    </w:element>
    <w:element w:id="512" w:guid="EC69F5CE-E4C2-0F20-6FFD-5E1986D04306" w:kind="variable" w:type="string" w:input="expression" w:required="false" w:uiHidden="true">
      <w:identifier xml:space="preserve">ID512</w:identifier>
      <w:name xml:space="preserve">Формула для определения окончания дробных 3</w:name>
      <w:value>
        <w:expression xml:space="preserve">ID509 == 1 &amp;&amp; ID508 == "евроцент" ? "евроцент" : ID509 == 2 &amp;&amp; ID508 == "евроцент" | ID509 == 3 &amp;&amp; ID508 == "евроцент" | ID509 == 4 &amp;&amp; ID508 == "евроцент" ? "евроцента" : ID509 == 5 &amp;&amp; ID508 == "евроцент" | ID509 == 6 &amp;&amp; ID508 == "евроцент"  | ID509 == 7 &amp;&amp; ID508 == "евроцент" | ID509 == 8 &amp;&amp; ID508 == "евроцент" | ID509 == 9  &amp;&amp; ID508 == "евроцент" ? "евроцентов" : ID509 == 10 &amp;&amp; ID508 == "евроцент" | ID509 == 11 &amp;&amp; ID508 == "евроцент" | ID509 == 12 &amp;&amp; ID508 == "евроцент" | ID509 == 13 &amp;&amp; ID508 == "евроцент" | ID509 == 14 &amp;&amp; ID508 == "евроцент" | ID509 == 15 &amp;&amp; ID508 == "евроцент" | ID509 == 16 &amp;&amp; ID508 == "евроцент" | ID509 == 17 &amp;&amp; ID508 == "евроцент" | ID509 == 18 &amp;&amp; ID508 == "евроцент" | ID509 == 19  &amp;&amp; ID508 == "евроцент" ? "евроцентов" : (ID509 % 10) == 0 &amp;&amp; ID508 == "евроцент" ? "евроцентов" : (ID509 % 10) == 1 &amp;&amp; ID509 &gt; 20 &amp;&amp; ID508 == "евроцент" ? "евроцент" : (ID509 % 10) == 2  &amp;&amp; ID509 &gt; 20 &amp;&amp; ID508 == "евроцент" | (ID509 % 10) == 3  &amp;&amp; ID509 &gt; 20 &amp;&amp; ID508 == "евроцент" | (ID509 % 10) == 4 &amp;&amp; ID509 &gt; 20 &amp;&amp; ID508 == "евроцент" ? "евроцента" : (ID509 % 10) == 5 &amp;&amp; ID509 &gt; 20 &amp;&amp; ID508 == "евроцент" | (ID509 % 10) == 6 &amp;&amp; ID509 &gt; 20 &amp;&amp; ID508 == "евроцент" | (ID509 % 10) == 7 &amp;&amp; ID509 &gt; 20 &amp;&amp; ID508 == "евроцент" | (ID509 % 10) == 8 &amp;&amp; ID509 &gt; 20 &amp;&amp; ID508 == "евроцент" | (ID509 % 10) == 9 &amp;&amp; ID509 &gt; 20 &amp;&amp; ID508 == "евроцент" ? "евроцентов" : ID509 == 1 &amp;&amp; ID508 == "пиастр" ? "пиастр" : ID509 == 2 &amp;&amp; ID508 == "пиастр" | ID509 == 3 &amp;&amp; ID508 == "пиастр" | ID509 == 4 &amp;&amp; ID508 == "пиастр" ? "пиастра" : ID509 == 5 &amp;&amp; ID508 == "пиастр" | ID509 == 6 &amp;&amp; ID508 == "пиастр" | ID509 == 7 &amp;&amp; ID508 == "пиастр" | ID509 == 8 &amp;&amp; ID508 == "пиастр" | ID509 == 9  &amp;&amp; ID508 == "пиастр" ? "пиастров" : ID509 == 10 &amp;&amp; ID508 == "пиастр" | ID509 == 11 &amp;&amp; ID508 == "пиастр" | ID509 == 12 &amp;&amp; ID508 == "пиастр" | ID509 == 13 &amp;&amp; ID508 == "пиастр" | ID509 == 14 &amp;&amp; ID508 == "пиастр" | ID509 == 15 &amp;&amp; ID508 == "пиастр" | ID509 == 16 &amp;&amp; ID508 == "пиастр" | ID509 == 17 &amp;&amp; ID508 == "пиастр" | ID509 == 18 &amp;&amp; ID508 == "пиастр" | ID509 == 19  &amp;&amp; ID508 == "пиастр" ? "пиастров" : (ID509 % 10) == 0 &amp;&amp; ID508 == "пиастр" ? "пиастров" : (ID509 % 10) == 1 &amp;&amp; ID509 &gt; 20 &amp;&amp; ID508 == "пиастр" ? "пиастр" : (ID509 % 10) == 2 &amp;&amp; ID509 &gt; 20 &amp;&amp; ID508 == "пиастр" | (ID509 % 10) == 3 &amp;&amp; ID509 &gt; 20 &amp;&amp; ID508 == "пиастр" | (ID509 % 10) == 4 &amp;&amp; ID509 &gt; 20 &amp;&amp; ID508 == "пиастр" ? "пиастра" : (ID509 % 10) == 5 &amp;&amp; ID509 &gt; 20 &amp;&amp; ID508 == "пиастр" | (ID509 % 10) == 6 &amp;&amp; ID509 &gt; 20 &amp;&amp; ID508 == "пиастр" | (ID509 % 10) == 7 &amp;&amp; ID509 &gt; 20 &amp;&amp; ID508 == "пиастр" | (ID509 % 10) == 8 &amp;&amp; ID509 &gt; 20 &amp;&amp; ID508 == "пиастр" | (ID509 % 10) == 9 &amp;&amp; ID509 &gt; 20 &amp;&amp; ID508 == "пиастр" ? "пиастров" : ID509 == 1 &amp;&amp; ID508 == "пайса" ? "пайса" : ID509 == 2 &amp;&amp; ID508 == "пайса" | ID509 == 3 &amp;&amp; ID508 == "пайса" | ID509 == 4 &amp;&amp; ID508 == "пайса" ? "пайса" : ID509 == 5 &amp;&amp; ID508 == "пайса" | ID509 == 6 &amp;&amp; ID508 == "пайса" | ID509 == 7 &amp;&amp; ID508 == "пайса" | ID509 == 8 &amp;&amp; ID508 == "пайса" | ID509 == 9  &amp;&amp; ID508 == "пайса" ? "пайсов" : ID509 == 10 &amp;&amp; ID508 == "пайса" | ID509 == 11 &amp;&amp; ID508 == "пайса" | ID509 == 12 &amp;&amp; ID508 == "пайса" | ID509 == 13 &amp;&amp; ID508 == "пайса" | ID509 == 14 &amp;&amp; ID508 == "пайса" | ID509 == 15 &amp;&amp; ID508 == "пайса" | ID509 == 16 &amp;&amp; ID508 == "пайса" | ID509 == 17 &amp;&amp; ID508 == "пайса" | ID509 == 18 &amp;&amp; ID508 == "пайса" | ID509 == 19  &amp;&amp; ID508 == "пайса" ? "пайсов" : (ID509 % 10) == 0 &amp;&amp; ID508 == "пайса" ? "пайсов" : (ID509 % 10) == 1 &amp;&amp; ID509 &gt; 20 &amp;&amp; ID508 == "пайса" ? "пайса" : (ID509 % 10) == 2 &amp;&amp; ID509 &gt; 20 &amp;&amp; ID508 == "пайса" | (ID509 % 10) == 3 &amp;&amp; ID509 &gt; 20 &amp;&amp; ID508 == "пайса" | (ID509 % 10) == 4 &amp;&amp; ID509 &gt; 20 &amp;&amp; ID508 == "пайса" ? "пайса" : (ID509 % 10) == 5 &amp;&amp; ID509 &gt; 20 &amp;&amp; ID508 == "пайс" | (ID509 % 10) == 6 &amp;&amp; ID509 &gt; 20 &amp;&amp; ID508 == "пайс" | (ID509 % 10) == 7 &amp;&amp; ID509 &gt; 20 &amp;&amp; ID508 == "пайс" | (ID509 % 10) == 8 &amp;&amp; ID509 &gt; 20 &amp;&amp; ID508 == "пайс" | (ID509 % 10) == 9 &amp;&amp; ID509 &gt; 20 &amp;&amp; ID508 == "пайс" ? "пайсов" : ID509 == 1 &amp;&amp; ID508 == "тыин" ? "тыин" : ID509 == 2 &amp;&amp; ID508 == "тыин" | ID509 == 3 &amp;&amp; ID508 == "тыин" | ID509 == 4 &amp;&amp; ID508 == "тыин" ? "тыин" : ID509 == 5 &amp;&amp; ID508 == "тыин" | ID509 == 6 &amp;&amp; ID508 == "тыин" | ID509 == 7 &amp;&amp; ID508 == "тыин" | ID509 == 8 &amp;&amp; ID508 == "тыин" | ID509 == 9  &amp;&amp; ID508 == "тыин" ? "тыин" : ID509 == 10 &amp;&amp; ID508 == "тыин" | ID509 == 11 &amp;&amp; ID508 == "тыин" | ID509 == 12 &amp;&amp; ID508 == "тыин" | ID509 == 13 &amp;&amp; ID508 == "тыин" | ID509 == 14 &amp;&amp; ID508 == "тыин" | ID509 == 15 &amp;&amp; ID508 == "тыин" | ID509 == 16 &amp;&amp; ID508 == "тыин" | ID509 == 17 &amp;&amp; ID508 == "тыин" | ID509 == 18 &amp;&amp; ID508 == "тыин" | ID509 == 19  &amp;&amp; ID508 == "тыин" ? "тыин" : (ID509 % 10) == 0 &amp;&amp; ID508 == "тыин" ? "тыин" : (ID509 % 10) == 1 &amp;&amp; ID509 &gt; 20 &amp;&amp; ID508 == "тыин" ? "тыин" : (ID509 % 10) == 2 &amp;&amp; ID509 &gt; 20 &amp;&amp; ID508 == "тыин" | (ID509 % 10) == 3 &amp;&amp; ID509 &gt; 20 &amp;&amp; ID508 == "тыин" | (ID509 % 10) == 4 &amp;&amp; ID509 &gt; 20 &amp;&amp; ID508 == "тыин" ? "тыин" : (ID509 % 10) == 5 &amp;&amp; ID509 &gt; 20 &amp;&amp; ID508 == "тыин" | (ID509 % 10) == 6 &amp;&amp; ID509 &gt; 20 &amp;&amp; ID508 == "тыин" | (ID509 % 10) == 7 &amp;&amp; ID509 &gt; 20 &amp;&amp; ID508 == "тыин" | (ID509 % 10) == 8 &amp;&amp; ID509 &gt; 20 &amp;&amp; ID508 == "тыин" | (ID509 % 10) == 9 &amp;&amp; ID509 &gt; 20 &amp;&amp; ID508 == "тыин" ? "тыин" : ID509 == 1 &amp;&amp; ID508 == "дирхам" ? "дирхам" : ID509 == 2 &amp;&amp; ID508 == "дирхам" | ID509 == 3 &amp;&amp; ID508 == "дирхам" | ID509 == 4 &amp;&amp; ID508 == "дирхам" ? "дирхама" : ID509 == 5 &amp;&amp; ID508 == "дирхам" | ID509 == 6 &amp;&amp; ID508 == "дирхам" | ID509 == 7 &amp;&amp; ID508 == "дирхам" | ID509 == 8 &amp;&amp; ID508 == "дирхам" | ID509 == 9  &amp;&amp; ID508 == "дирхам" ? "дирхамов" : ID509 == 10 &amp;&amp; ID508 == "дирхам" | ID509 == 11 &amp;&amp; ID508 == "дирхам" | ID509 == 12 &amp;&amp; ID508 == "дирхам" | ID509 == 13 &amp;&amp; ID508 == "дирхам" | ID509 == 14 &amp;&amp; ID508 == "дирхам" | ID509 == 15 &amp;&amp; ID508 == "дирхам" | ID509 == 16 &amp;&amp; ID508 == "дирхам" | ID509 == 17 &amp;&amp; ID508 == "дирхам" | ID509 == 18 &amp;&amp; ID508 == "дирхам" | ID509 == 19  &amp;&amp; ID508 == "дирхам" ? "дирхамов" : (ID509 % 10) == 0 &amp;&amp; ID508 == "дирхам" ? "дирхамов" : (ID509 % 10) == 1 &amp;&amp; ID509 &gt; 20 &amp;&amp; ID508 == "дирхам" ? "дирхам" : (ID509 % 10) == 2 &amp;&amp; ID509 &gt; 20 &amp;&amp; ID508 == "дирхам" | (ID509 % 10) == 3 &amp;&amp; ID509 &gt; 20 &amp;&amp; ID508 == "дирхам" | (ID509 % 10) == 4 &amp;&amp; ID509 &gt; 20 &amp;&amp; ID508 == "дирхам" ? "дирхама" : (ID509 % 10) == 5 &amp;&amp; ID509 &gt; 20 &amp;&amp; ID508 == "дирхам" | (ID509 % 10) == 6 &amp;&amp; ID509 &gt; 20 &amp;&amp; ID508 == "дирхам" | (ID509 % 10) == 7 &amp;&amp; ID509 &gt; 20 &amp;&amp; ID508 == "дирхам" | (ID509 % 10) == 8 &amp;&amp; ID509 &gt; 20 &amp;&amp; ID508 == "дирхам" | (ID509 % 10) == 9 &amp;&amp; ID509 &gt; 20 &amp;&amp; ID508 == "дирхам" ? "дирхамов" : ID509 == 1 &amp;&amp; ID508 == "тыйын" ? "тыйын" : ID509 == 2 &amp;&amp; ID508 == "тыйын" | ID509 == 3 &amp;&amp; ID508 == "тыйын" | ID509 == 4 &amp;&amp; ID508 == "тыйын" ? "тыйына" : ID509 == 5 &amp;&amp; ID508 == "тыйын" | ID509 == 6 &amp;&amp; ID508 == "тыйын" | ID509 == 7 &amp;&amp; ID508 == "тыйын" | ID509 == 8 &amp;&amp; ID508 == "тыйын" | ID509 == 9  &amp;&amp; ID508 == "тыйын" ? "тыйынов" : ID509 == 10 &amp;&amp; ID508 == "тыйын" | ID509 == 11 &amp;&amp; ID508 == "тыйын" | ID509 == 12 &amp;&amp; ID508 == "тыйын" | ID509 == 13 &amp;&amp; ID508 == "тыйын" | ID509 == 14 &amp;&amp; ID508 == "тыйын" | ID509 == 15 &amp;&amp; ID508 == "тыйын" | ID509 == 16 &amp;&amp; ID508 == "тыйын" | ID509 == 17 &amp;&amp; ID508 == "тыйын" | ID509 == 18 &amp;&amp; ID508 == "тыйын" | ID509 == 19  &amp;&amp; ID508 == "тыйын" ? "тыйынов" : (ID509 % 10) == 0 &amp;&amp; ID508 == "тыйын" ? "тыйынов" : (ID509 % 10) == 1 &amp;&amp; ID509 &gt; 20 &amp;&amp; ID508 == "тыйын" ? "тыйын" : (ID509 % 10) == 2 &amp;&amp; ID509 &gt; 20 &amp;&amp; ID508 == "тыйын" | (ID509 % 10) == 3 &amp;&amp; ID509 &gt; 20 &amp;&amp; ID508 == "тыйын" | (ID509 % 10) == 4 &amp;&amp; ID509 &gt; 20 &amp;&amp; ID508 == "тыйын" ? "тыйына" : (ID509 % 10) == 5 &amp;&amp; ID509 &gt; 20 &amp;&amp; ID508 == "тыйын" | (ID509 % 10) == 6 &amp;&amp; ID509 &gt; 20 &amp;&amp; ID508 == "тыйын" | (ID509 % 10) == 7 &amp;&amp; ID509 &gt; 20 &amp;&amp; ID508 == "тыйын" | (ID509 % 10) == 8 &amp;&amp; ID509 &gt; 20 &amp;&amp; ID508 == "тыйын" | (ID509 % 10) == 9 &amp;&amp; ID509 &gt; 20 &amp;&amp; ID508 == "тыйын" ? "тыйына" : " "</w:expression>
        <w:visibility xml:space="preserve">ID508 == "евроцент" | ID508 == "пиастр"  | ID508 == "пайса" | ID508 == "тыин" | ID508 == "дирхам" | ID508 == "тыйын" </w:visibility>
      </w:value>
    </w:element>
    <w:element w:id="553" w:guid="D0165DA0-5104-43B0-964D-08163EE8130B" w:kind="variable" w:type="string" w:input="expression" w:required="false" w:uiHidden="true">
      <w:identifier xml:space="preserve">ID553</w:identifier>
      <w:name xml:space="preserve">Формула для определения окончания дробных 3 ндс</w:name>
      <w:value>
        <w:expression xml:space="preserve">ID516 == 1 &amp;&amp; ID508 == "евроцент" ? "евроцент" : ID516 == 2 &amp;&amp; ID508 == "евроцент" | ID516 == 3 &amp;&amp; ID508 == "евроцент" | ID516 == 4 &amp;&amp; ID508 == "евроцент" ? "евроцента" : ID516 == 5 &amp;&amp; ID508 == "евроцент" | ID516 == 6 &amp;&amp; ID508 == "евроцент"  | ID516 == 7 &amp;&amp; ID508 == "евроцент" | ID516 == 8 &amp;&amp; ID508 == "евроцент" | ID516 == 9  &amp;&amp; ID508 == "евроцент" ? "евроцентов" : ID516 == 10 &amp;&amp; ID508 == "евроцент" | ID516 == 11 &amp;&amp; ID508 == "евроцент" | ID516 == 12 &amp;&amp; ID508 == "евроцент" | ID516 == 13 &amp;&amp; ID508 == "евроцент" | ID516 == 14 &amp;&amp; ID508 == "евроцент" | ID516 == 15 &amp;&amp; ID508 == "евроцент" | ID516 == 16 &amp;&amp; ID508 == "евроцент" | ID516 == 17 &amp;&amp; ID508 == "евроцент" | ID516 == 18 &amp;&amp; ID508 == "евроцент" | ID516 == 19  &amp;&amp; ID508 == "евроцент" ? "евроцентов" : (ID516 % 10) == 0 &amp;&amp; ID508 == "евроцент" ? "евроцентов" : (ID516 % 10) == 1 &amp;&amp; ID516 &gt; 20 &amp;&amp; ID508 == "евроцент" ? "евроцент" : (ID516 % 10) == 2  &amp;&amp; ID516 &gt; 20 &amp;&amp; ID508 == "евроцент" | (ID516 % 10) == 3  &amp;&amp; ID516 &gt; 20 &amp;&amp; ID508 == "евроцент" | (ID516 % 10) == 4 &amp;&amp; ID516 &gt; 20 &amp;&amp; ID508 == "евроцент" ? "евроцента" : (ID516 % 10) == 5 &amp;&amp; ID516 &gt; 20 &amp;&amp; ID508 == "евроцент" | (ID516 % 10) == 6 &amp;&amp; ID516 &gt; 20 &amp;&amp; ID508 == "евроцент" | (ID516 % 10) == 7 &amp;&amp; ID516 &gt; 20 &amp;&amp; ID508 == "евроцент" | (ID516 % 10) == 8 &amp;&amp; ID516 &gt; 20 &amp;&amp; ID508 == "евроцент" | (ID516 % 10) == 9 &amp;&amp; ID516 &gt; 20 &amp;&amp; ID508 == "евроцент" ? "евроцентов" : ID516 == 1 &amp;&amp; ID508 == "пиастр" ? "пиастр" : ID516 == 2 &amp;&amp; ID508 == "пиастр" | ID516 == 3 &amp;&amp; ID508 == "пиастр" | ID516 == 4 &amp;&amp; ID508 == "пиастр" ? "пиастра" : ID516 == 5 &amp;&amp; ID508 == "пиастр" | ID516 == 6 &amp;&amp; ID508 == "пиастр" | ID516 == 7 &amp;&amp; ID508 == "пиастр" | ID516 == 8 &amp;&amp; ID508 == "пиастр" | ID516 == 9  &amp;&amp; ID508 == "пиастр" ? "пиастров" : ID516 == 10 &amp;&amp; ID508 == "пиастр" | ID516 == 11 &amp;&amp; ID508 == "пиастр" | ID516 == 12 &amp;&amp; ID508 == "пиастр" | ID516 == 13 &amp;&amp; ID508 == "пиастр" | ID516 == 14 &amp;&amp; ID508 == "пиастр" | ID516 == 15 &amp;&amp; ID508 == "пиастр" | ID516 == 16 &amp;&amp; ID508 == "пиастр" | ID516 == 17 &amp;&amp; ID508 == "пиастр" | ID516 == 18 &amp;&amp; ID508 == "пиастр" | ID516 == 19  &amp;&amp; ID508 == "пиастр" ? "пиастров" : (ID516 % 10) == 0 &amp;&amp; ID508 == "пиастр" ? "пиастров" : (ID516 % 10) == 1 &amp;&amp; ID516 &gt; 20 &amp;&amp; ID508 == "пиастр" ? "пиастр" : (ID516 % 10) == 2 &amp;&amp; ID516 &gt; 20 &amp;&amp; ID508 == "пиастр" | (ID516 % 10) == 3 &amp;&amp; ID516 &gt; 20 &amp;&amp; ID508 == "пиастр" | (ID516 % 10) == 4 &amp;&amp; ID516 &gt; 20 &amp;&amp; ID508 == "пиастр" ? "пиастра" : (ID516 % 10) == 5 &amp;&amp; ID516 &gt; 20 &amp;&amp; ID508 == "пиастр" | (ID516 % 10) == 6 &amp;&amp; ID516 &gt; 20 &amp;&amp; ID508 == "пиастр" | (ID516 % 10) == 7 &amp;&amp; ID516 &gt; 20 &amp;&amp; ID508 == "пиастр" | (ID516 % 10) == 8 &amp;&amp; ID516 &gt; 20 &amp;&amp; ID508 == "пиастр" | (ID516 % 10) == 9 &amp;&amp; ID516 &gt; 20 &amp;&amp; ID508 == "пиастр" ? "пиастров" : ID516 == 1 &amp;&amp; ID508 == "пайса" ? "пайса" : ID516 == 2 &amp;&amp; ID508 == "пайса" | ID516 == 3 &amp;&amp; ID508 == "пайса" | ID516 == 4 &amp;&amp; ID508 == "пайса" ? "пайса" : ID516 == 5 &amp;&amp; ID508 == "пайса" | ID516 == 6 &amp;&amp; ID508 == "пайса" | ID516 == 7 &amp;&amp; ID508 == "пайса" | ID516 == 8 &amp;&amp; ID508 == "пайса" | ID516 == 9  &amp;&amp; ID508 == "пайса" ? "пайсов" : ID516 == 10 &amp;&amp; ID508 == "пайса" | ID516 == 11 &amp;&amp; ID508 == "пайса" | ID516 == 12 &amp;&amp; ID508 == "пайса" | ID516 == 13 &amp;&amp; ID508 == "пайса" | ID516 == 14 &amp;&amp; ID508 == "пайса" | ID516 == 15 &amp;&amp; ID508 == "пайса" | ID516 == 16 &amp;&amp; ID508 == "пайса" | ID516 == 17 &amp;&amp; ID508 == "пайса" | ID516 == 18 &amp;&amp; ID508 == "пайса" | ID516 == 19  &amp;&amp; ID508 == "пайса" ? "пайсов" : (ID516 % 10) == 0 &amp;&amp; ID508 == "пайса" ? "пайсов" : (ID516 % 10) == 1 &amp;&amp; ID516 &gt; 20 &amp;&amp; ID508 == "пайса" ? "пайса" : (ID516 % 10) == 2 &amp;&amp; ID516 &gt; 20 &amp;&amp; ID508 == "пайса" | (ID516 % 10) == 3 &amp;&amp; ID516 &gt; 20 &amp;&amp; ID508 == "пайса" | (ID516 % 10) == 4 &amp;&amp; ID516 &gt; 20 &amp;&amp; ID508 == "пайса" ? "пайса" : (ID516 % 10) == 5 &amp;&amp; ID516 &gt; 20 &amp;&amp; ID508 == "пайс" | (ID516 % 10) == 6 &amp;&amp; ID516 &gt; 20 &amp;&amp; ID508 == "пайс" | (ID516 % 10) == 7 &amp;&amp; ID516 &gt; 20 &amp;&amp; ID508 == "пайс" | (ID516 % 10) == 8 &amp;&amp; ID516 &gt; 20 &amp;&amp; ID508 == "пайс" | (ID516 % 10) == 9 &amp;&amp; ID516 &gt; 20 &amp;&amp; ID508 == "пайс" ? "пайсов" : ID516 == 1 &amp;&amp; ID508 == "тыин" ? "тыин" : ID516 == 2 &amp;&amp; ID508 == "тыин" | ID516 == 3 &amp;&amp; ID508 == "тыин" | ID516 == 4 &amp;&amp; ID508 == "тыин" ? "тыин" : ID516 == 5 &amp;&amp; ID508 == "тыин" | ID516 == 6 &amp;&amp; ID508 == "тыин" | ID516 == 7 &amp;&amp; ID508 == "тыин" | ID516 == 8 &amp;&amp; ID508 == "тыин" | ID516 == 9  &amp;&amp; ID508 == "тыин" ? "тыин" : ID516 == 10 &amp;&amp; ID508 == "тыин" | ID516 == 11 &amp;&amp; ID508 == "тыин" | ID516 == 12 &amp;&amp; ID508 == "тыин" | ID516 == 13 &amp;&amp; ID508 == "тыин" | ID516 == 14 &amp;&amp; ID508 == "тыин" | ID516 == 15 &amp;&amp; ID508 == "тыин" | ID516 == 16 &amp;&amp; ID508 == "тыин" | ID516 == 17 &amp;&amp; ID508 == "тыин" | ID516 == 18 &amp;&amp; ID508 == "тыин" | ID516 == 19  &amp;&amp; ID508 == "тыин" ? "тыин" : (ID516 % 10) == 0 &amp;&amp; ID508 == "тыин" ? "тыин" : (ID516 % 10) == 1 &amp;&amp; ID516 &gt; 20 &amp;&amp; ID508 == "тыин" ? "тыин" : (ID516 % 10) == 2 &amp;&amp; ID516 &gt; 20 &amp;&amp; ID508 == "тыин" | (ID516 % 10) == 3 &amp;&amp; ID516 &gt; 20 &amp;&amp; ID508 == "тыин" | (ID516 % 10) == 4 &amp;&amp; ID516 &gt; 20 &amp;&amp; ID508 == "тыин" ? "тыин" : (ID516 % 10) == 5 &amp;&amp; ID516 &gt; 20 &amp;&amp; ID508 == "тыин" | (ID516 % 10) == 6 &amp;&amp; ID516 &gt; 20 &amp;&amp; ID508 == "тыин" | (ID516 % 10) == 7 &amp;&amp; ID516 &gt; 20 &amp;&amp; ID508 == "тыин" | (ID516 % 10) == 8 &amp;&amp; ID516 &gt; 20 &amp;&amp; ID508 == "тыин" | (ID516 % 10) == 9 &amp;&amp; ID516 &gt; 20 &amp;&amp; ID508 == "тыин" ? "тыин" : ID516 == 1 &amp;&amp; ID508 == "дирхам" ? "дирхам" : ID516 == 2 &amp;&amp; ID508 == "дирхам" | ID516 == 3 &amp;&amp; ID508 == "дирхам" | ID516 == 4 &amp;&amp; ID508 == "дирхам" ? "дирхама" : ID516 == 5 &amp;&amp; ID508 == "дирхам" | ID516 == 6 &amp;&amp; ID508 == "дирхам" | ID516 == 7 &amp;&amp; ID508 == "дирхам" | ID516 == 8 &amp;&amp; ID508 == "дирхам" | ID516 == 9  &amp;&amp; ID508 == "дирхам" ? "дирхамов" : ID516 == 10 &amp;&amp; ID508 == "дирхам" | ID516 == 11 &amp;&amp; ID508 == "дирхам" | ID516 == 12 &amp;&amp; ID508 == "дирхам" | ID516 == 13 &amp;&amp; ID508 == "дирхам" | ID516 == 14 &amp;&amp; ID508 == "дирхам" | ID516 == 15 &amp;&amp; ID508 == "дирхам" | ID516 == 16 &amp;&amp; ID508 == "дирхам" | ID516 == 17 &amp;&amp; ID508 == "дирхам" | ID516 == 18 &amp;&amp; ID508 == "дирхам" | ID516 == 19  &amp;&amp; ID508 == "дирхам" ? "дирхамов" : (ID516 % 10) == 0 &amp;&amp; ID508 == "дирхам" ? "дирхамов" : (ID516 % 10) == 1 &amp;&amp; ID516 &gt; 20 &amp;&amp; ID508 == "дирхам" ? "дирхам" : (ID516 % 10) == 2 &amp;&amp; ID516 &gt; 20 &amp;&amp; ID508 == "дирхам" | (ID516 % 10) == 3 &amp;&amp; ID516 &gt; 20 &amp;&amp; ID508 == "дирхам" | (ID516 % 10) == 4 &amp;&amp; ID516 &gt; 20 &amp;&amp; ID508 == "дирхам" ? "дирхама" : (ID516 % 10) == 5 &amp;&amp; ID516 &gt; 20 &amp;&amp; ID508 == "дирхам" | (ID516 % 10) == 6 &amp;&amp; ID516 &gt; 20 &amp;&amp; ID508 == "дирхам" | (ID516 % 10) == 7 &amp;&amp; ID516 &gt; 20 &amp;&amp; ID508 == "дирхам" | (ID516 % 10) == 8 &amp;&amp; ID516 &gt; 20 &amp;&amp; ID508 == "дирхам" | (ID516 % 10) == 9 &amp;&amp; ID516 &gt; 20 &amp;&amp; ID508 == "дирхам" ? "дирхамов" : ID516 == 1 &amp;&amp; ID508 == "тыйын" ? "тыйын" : ID516 == 2 &amp;&amp; ID508 == "тыйын" | ID516 == 3 &amp;&amp; ID508 == "тыйын" | ID516 == 4 &amp;&amp; ID508 == "тыйын" ? "тыйына" : ID516 == 5 &amp;&amp; ID508 == "тыйын" | ID516 == 6 &amp;&amp; ID508 == "тыйын" | ID516 == 7 &amp;&amp; ID508 == "тыйын" | ID516 == 8 &amp;&amp; ID508 == "тыйын" | ID516 == 9  &amp;&amp; ID508 == "тыйын" ? "тыйынов" : ID516 == 10 &amp;&amp; ID508 == "тыйын" | ID516 == 11 &amp;&amp; ID508 == "тыйын" | ID516 == 12 &amp;&amp; ID508 == "тыйын" | ID516 == 13 &amp;&amp; ID508 == "тыйын" | ID516 == 14 &amp;&amp; ID508 == "тыйын" | ID516 == 15 &amp;&amp; ID508 == "тыйын" | ID516 == 16 &amp;&amp; ID508 == "тыйын" | ID516 == 17 &amp;&amp; ID508 == "тыйын" | ID516 == 18 &amp;&amp; ID508 == "тыйын" | ID516 == 19  &amp;&amp; ID508 == "тыйын" ? "тыйынов" : (ID516 % 10) == 0 &amp;&amp; ID508 == "тыйын" ? "тыйынов" : (ID516 % 10) == 1 &amp;&amp; ID516 &gt; 20 &amp;&amp; ID508 == "тыйын" ? "тыйын" : (ID516 % 10) == 2 &amp;&amp; ID516 &gt; 20 &amp;&amp; ID508 == "тыйын" | (ID516 % 10) == 3 &amp;&amp; ID516 &gt; 20 &amp;&amp; ID508 == "тыйын" | (ID516 % 10) == 4 &amp;&amp; ID516 &gt; 20 &amp;&amp; ID508 == "тыйын" ? "тыйына" : (ID516 % 10) == 5 &amp;&amp; ID516 &gt; 20 &amp;&amp; ID508 == "тыйын" | (ID516 % 10) == 6 &amp;&amp; ID516 &gt; 20 &amp;&amp; ID508 == "тыйын" | (ID516 % 10) == 7 &amp;&amp; ID516 &gt; 20 &amp;&amp; ID508 == "тыйын" | (ID516 % 10) == 8 &amp;&amp; ID516 &gt; 20 &amp;&amp; ID508 == "тыйын" | (ID516 % 10) == 9 &amp;&amp; ID516 &gt; 20 &amp;&amp; ID508 == "тыйын" ? "тыйына" : " "</w:expression>
        <w:visibility xml:space="preserve">ID508 == "евроцент" | ID508 == "пиастр"  | ID508 == "пайса" | ID508 == "тыин" | ID508 == "дирхам" | ID508 == "тыйын"</w:visibility>
      </w:value>
    </w:element>
    <w:element w:id="559" w:guid="B8ABA49B-E0E9-8370-DD37-8BBF24C57028" w:kind="variable" w:type="string" w:input="expression" w:required="false" w:uiHidden="true">
      <w:identifier xml:space="preserve">ID559</w:identifier>
      <w:name xml:space="preserve">Формула для определения окончания дробных 3 ндс авто</w:name>
      <w:value>
        <w:expression xml:space="preserve">ID521 == 1 &amp;&amp; ID508 == "евроцент" ? "евроцент" : ID521 == 2 &amp;&amp; ID508 == "евроцент" | ID521 == 3 &amp;&amp; ID508 == "евроцент" | ID521 == 4 &amp;&amp; ID508 == "евроцент" ? "евроцента" : ID521 == 5 &amp;&amp; ID508 == "евроцент" | ID521 == 6 &amp;&amp; ID508 == "евроцент"  | ID521 == 7 &amp;&amp; ID508 == "евроцент" | ID521 == 8 &amp;&amp; ID508 == "евроцент" | ID521 == 9  &amp;&amp; ID508 == "евроцент" ? "евроцентов" : ID521 == 10 &amp;&amp; ID508 == "евроцент" | ID521 == 11 &amp;&amp; ID508 == "евроцент" | ID521 == 12 &amp;&amp; ID508 == "евроцент" | ID521 == 13 &amp;&amp; ID508 == "евроцент" | ID521 == 14 &amp;&amp; ID508 == "евроцент" | ID521 == 15 &amp;&amp; ID508 == "евроцент" | ID521 == 16 &amp;&amp; ID508 == "евроцент" | ID521 == 17 &amp;&amp; ID508 == "евроцент" | ID521 == 18 &amp;&amp; ID508 == "евроцент" | ID521 == 19  &amp;&amp; ID508 == "евроцент" ? "евроцентов" : (ID521 % 10) == 0 &amp;&amp; ID508 == "евроцент" ? "евроцентов" : (ID521 % 10) == 1 &amp;&amp; ID521 &gt; 20 &amp;&amp; ID508 == "евроцент" ? "евроцент" : (ID521 % 10) == 2  &amp;&amp; ID521 &gt; 20 &amp;&amp; ID508 == "евроцент" | (ID521 % 10) == 3  &amp;&amp; ID521 &gt; 20 &amp;&amp; ID508 == "евроцент" | (ID521 % 10) == 4 &amp;&amp; ID521 &gt; 20 &amp;&amp; ID508 == "евроцент" ? "евроцента" : (ID521 % 10) == 5 &amp;&amp; ID521 &gt; 20 &amp;&amp; ID508 == "евроцент" | (ID521 % 10) == 6 &amp;&amp; ID521 &gt; 20 &amp;&amp; ID508 == "евроцент" | (ID521 % 10) == 7 &amp;&amp; ID521 &gt; 20 &amp;&amp; ID508 == "евроцент" | (ID521 % 10) == 8 &amp;&amp; ID521 &gt; 20 &amp;&amp; ID508 == "евроцент" | (ID521 % 10) == 9 &amp;&amp; ID521 &gt; 20 &amp;&amp; ID508 == "евроцент" ? "евроцентов" : ID521 == 1 &amp;&amp; ID508 == "пиастр" ? "пиастр" : ID521 == 2 &amp;&amp; ID508 == "пиастр" | ID521 == 3 &amp;&amp; ID508 == "пиастр" | ID521 == 4 &amp;&amp; ID508 == "пиастр" ? "пиастра" : ID521 == 5 &amp;&amp; ID508 == "пиастр" | ID521 == 6 &amp;&amp; ID508 == "пиастр" | ID521 == 7 &amp;&amp; ID508 == "пиастр" | ID521 == 8 &amp;&amp; ID508 == "пиастр" | ID521 == 9  &amp;&amp; ID508 == "пиастр" ? "пиастров" : ID521 == 10 &amp;&amp; ID508 == "пиастр" | ID521 == 11 &amp;&amp; ID508 == "пиастр" | ID521 == 12 &amp;&amp; ID508 == "пиастр" | ID521 == 13 &amp;&amp; ID508 == "пиастр" | ID521 == 14 &amp;&amp; ID508 == "пиастр" | ID521 == 15 &amp;&amp; ID508 == "пиастр" | ID521 == 16 &amp;&amp; ID508 == "пиастр" | ID521 == 17 &amp;&amp; ID508 == "пиастр" | ID521 == 18 &amp;&amp; ID508 == "пиастр" | ID521 == 19  &amp;&amp; ID508 == "пиастр" ? "пиастров" : (ID521 % 10) == 0 &amp;&amp; ID508 == "пиастр" ? "пиастров" : (ID521 % 10) == 1 &amp;&amp; ID521 &gt; 20 &amp;&amp; ID508 == "пиастр" ? "пиастр" : (ID521 % 10) == 2 &amp;&amp; ID521 &gt; 20 &amp;&amp; ID508 == "пиастр" | (ID521 % 10) == 3 &amp;&amp; ID521 &gt; 20 &amp;&amp; ID508 == "пиастр" | (ID521 % 10) == 4 &amp;&amp; ID521 &gt; 20 &amp;&amp; ID508 == "пиастр" ? "пиастра" : (ID521 % 10) == 5 &amp;&amp; ID521 &gt; 20 &amp;&amp; ID508 == "пиастр" | (ID521 % 10) == 6 &amp;&amp; ID521 &gt; 20 &amp;&amp; ID508 == "пиастр" | (ID521 % 10) == 7 &amp;&amp; ID521 &gt; 20 &amp;&amp; ID508 == "пиастр" | (ID521 % 10) == 8 &amp;&amp; ID521 &gt; 20 &amp;&amp; ID508 == "пиастр" | (ID521 % 10) == 9 &amp;&amp; ID521 &gt; 20 &amp;&amp; ID508 == "пиастр" ? "пиастров" : ID521 == 1 &amp;&amp; ID508 == "пайса" ? "пайса" : ID521 == 2 &amp;&amp; ID508 == "пайса" | ID521 == 3 &amp;&amp; ID508 == "пайса" | ID521 == 4 &amp;&amp; ID508 == "пайса" ? "пайса" : ID521 == 5 &amp;&amp; ID508 == "пайса" | ID521 == 6 &amp;&amp; ID508 == "пайса" | ID521 == 7 &amp;&amp; ID508 == "пайса" | ID521 == 8 &amp;&amp; ID508 == "пайса" | ID521 == 9  &amp;&amp; ID508 == "пайса" ? "пайсов" : ID521 == 10 &amp;&amp; ID508 == "пайса" | ID521 == 11 &amp;&amp; ID508 == "пайса" | ID521 == 12 &amp;&amp; ID508 == "пайса" | ID521 == 13 &amp;&amp; ID508 == "пайса" | ID521 == 14 &amp;&amp; ID508 == "пайса" | ID521 == 15 &amp;&amp; ID508 == "пайса" | ID521 == 16 &amp;&amp; ID508 == "пайса" | ID521 == 17 &amp;&amp; ID508 == "пайса" | ID521 == 18 &amp;&amp; ID508 == "пайса" | ID521 == 19  &amp;&amp; ID508 == "пайса" ? "пайсов" : (ID521 % 10) == 0 &amp;&amp; ID508 == "пайса" ? "пайсов" : (ID521 % 10) == 1 &amp;&amp; ID521 &gt; 20 &amp;&amp; ID508 == "пайса" ? "пайса" : (ID521 % 10) == 2 &amp;&amp; ID521 &gt; 20 &amp;&amp; ID508 == "пайса" | (ID521 % 10) == 3 &amp;&amp; ID521 &gt; 20 &amp;&amp; ID508 == "пайса" | (ID521 % 10) == 4 &amp;&amp; ID521 &gt; 20 &amp;&amp; ID508 == "пайса" ? "пайса" : (ID521 % 10) == 5 &amp;&amp; ID521 &gt; 20 &amp;&amp; ID508 == "пайс" | (ID521 % 10) == 6 &amp;&amp; ID521 &gt; 20 &amp;&amp; ID508 == "пайс" | (ID521 % 10) == 7 &amp;&amp; ID521 &gt; 20 &amp;&amp; ID508 == "пайс" | (ID521 % 10) == 8 &amp;&amp; ID521 &gt; 20 &amp;&amp; ID508 == "пайс" | (ID521 % 10) == 9 &amp;&amp; ID521 &gt; 20 &amp;&amp; ID508 == "пайс" ? "пайсов" : ID521 == 1 &amp;&amp; ID508 == "тыин" ? "тыин" : ID521 == 2 &amp;&amp; ID508 == "тыин" | ID521 == 3 &amp;&amp; ID508 == "тыин" | ID521 == 4 &amp;&amp; ID508 == "тыин" ? "тыин" : ID521 == 5 &amp;&amp; ID508 == "тыин" | ID521 == 6 &amp;&amp; ID508 == "тыин" | ID521 == 7 &amp;&amp; ID508 == "тыин" | ID521 == 8 &amp;&amp; ID508 == "тыин" | ID521 == 9  &amp;&amp; ID508 == "тыин" ? "тыин" : ID521 == 10 &amp;&amp; ID508 == "тыин" | ID521 == 11 &amp;&amp; ID508 == "тыин" | ID521 == 12 &amp;&amp; ID508 == "тыин" | ID521 == 13 &amp;&amp; ID508 == "тыин" | ID521 == 14 &amp;&amp; ID508 == "тыин" | ID521 == 15 &amp;&amp; ID508 == "тыин" | ID521 == 16 &amp;&amp; ID508 == "тыин" | ID521 == 17 &amp;&amp; ID508 == "тыин" | ID521 == 18 &amp;&amp; ID508 == "тыин" | ID521 == 19  &amp;&amp; ID508 == "тыин" ? "тыин" : (ID521 % 10) == 0 &amp;&amp; ID508 == "тыин" ? "тыин" : (ID521 % 10) == 1 &amp;&amp; ID521 &gt; 20 &amp;&amp; ID508 == "тыин" ? "тыин" : (ID521 % 10) == 2 &amp;&amp; ID521 &gt; 20 &amp;&amp; ID508 == "тыин" | (ID521 % 10) == 3 &amp;&amp; ID521 &gt; 20 &amp;&amp; ID508 == "тыин" | (ID521 % 10) == 4 &amp;&amp; ID521 &gt; 20 &amp;&amp; ID508 == "тыин" ? "тыин" : (ID521 % 10) == 5 &amp;&amp; ID521 &gt; 20 &amp;&amp; ID508 == "тыин" | (ID521 % 10) == 6 &amp;&amp; ID521 &gt; 20 &amp;&amp; ID508 == "тыин" | (ID521 % 10) == 7 &amp;&amp; ID521 &gt; 20 &amp;&amp; ID508 == "тыин" | (ID521 % 10) == 8 &amp;&amp; ID521 &gt; 20 &amp;&amp; ID508 == "тыин" | (ID521 % 10) == 9 &amp;&amp; ID521 &gt; 20 &amp;&amp; ID508 == "тыин" ? "тыин" : ID521 == 1 &amp;&amp; ID508 == "дирхам" ? "дирхам" : ID521 == 2 &amp;&amp; ID508 == "дирхам" | ID521 == 3 &amp;&amp; ID508 == "дирхам" | ID521 == 4 &amp;&amp; ID508 == "дирхам" ? "дирхама" : ID521 == 5 &amp;&amp; ID508 == "дирхам" | ID521 == 6 &amp;&amp; ID508 == "дирхам" | ID521 == 7 &amp;&amp; ID508 == "дирхам" | ID521 == 8 &amp;&amp; ID508 == "дирхам" | ID521 == 9  &amp;&amp; ID508 == "дирхам" ? "дирхамов" : ID521 == 10 &amp;&amp; ID508 == "дирхам" | ID521 == 11 &amp;&amp; ID508 == "дирхам" | ID521 == 12 &amp;&amp; ID508 == "дирхам" | ID521 == 13 &amp;&amp; ID508 == "дирхам" | ID521 == 14 &amp;&amp; ID508 == "дирхам" | ID521 == 15 &amp;&amp; ID508 == "дирхам" | ID521 == 16 &amp;&amp; ID508 == "дирхам" | ID521 == 17 &amp;&amp; ID508 == "дирхам" | ID521 == 18 &amp;&amp; ID508 == "дирхам" | ID521 == 19  &amp;&amp; ID508 == "дирхам" ? "дирхамов" : (ID521 % 10) == 0 &amp;&amp; ID508 == "дирхам" ? "дирхамов" : (ID521 % 10) == 1 &amp;&amp; ID521 &gt; 20 &amp;&amp; ID508 == "дирхам" ? "дирхам" : (ID521 % 10) == 2 &amp;&amp; ID521 &gt; 20 &amp;&amp; ID508 == "дирхам" | (ID521 % 10) == 3 &amp;&amp; ID521 &gt; 20 &amp;&amp; ID508 == "дирхам" | (ID521 % 10) == 4 &amp;&amp; ID521 &gt; 20 &amp;&amp; ID508 == "дирхам" ? "дирхама" : (ID521 % 10) == 5 &amp;&amp; ID521 &gt; 20 &amp;&amp; ID508 == "дирхам" | (ID521 % 10) == 6 &amp;&amp; ID521 &gt; 20 &amp;&amp; ID508 == "дирхам" | (ID521 % 10) == 7 &amp;&amp; ID521 &gt; 20 &amp;&amp; ID508 == "дирхам" | (ID521 % 10) == 8 &amp;&amp; ID521 &gt; 20 &amp;&amp; ID508 == "дирхам" | (ID521 % 10) == 9 &amp;&amp; ID521 &gt; 20 &amp;&amp; ID508 == "дирхам" ? "дирхамов" : ID521 == 1 &amp;&amp; ID508 == "тыйын" ? "тыйын" : ID521 == 2 &amp;&amp; ID508 == "тыйын" | ID521 == 3 &amp;&amp; ID508 == "тыйын" | ID521 == 4 &amp;&amp; ID508 == "тыйын" ? "тыйына" : ID521 == 5 &amp;&amp; ID508 == "тыйын" | ID521 == 6 &amp;&amp; ID508 == "тыйын" | ID521 == 7 &amp;&amp; ID508 == "тыйын" | ID521 == 8 &amp;&amp; ID508 == "тыйын" | ID521 == 9  &amp;&amp; ID508 == "тыйын" ? "тыйынов" : ID521 == 10 &amp;&amp; ID508 == "тыйын" | ID521 == 11 &amp;&amp; ID508 == "тыйын" | ID521 == 12 &amp;&amp; ID508 == "тыйын" | ID521 == 13 &amp;&amp; ID508 == "тыйын" | ID521 == 14 &amp;&amp; ID508 == "тыйын" | ID521 == 15 &amp;&amp; ID508 == "тыйын" | ID521 == 16 &amp;&amp; ID508 == "тыйын" | ID521 == 17 &amp;&amp; ID508 == "тыйын" | ID521 == 18 &amp;&amp; ID508 == "тыйын" | ID521 == 19  &amp;&amp; ID508 == "тыйын" ? "тыйынов" : (ID521 % 10) == 0 &amp;&amp; ID508 == "тыйын" ? "тыйынов" : (ID521 % 10) == 1 &amp;&amp; ID521 &gt; 20 &amp;&amp; ID508 == "тыйын" ? "тыйын" : (ID521 % 10) == 2 &amp;&amp; ID521 &gt; 20 &amp;&amp; ID508 == "тыйын" | (ID521 % 10) == 3 &amp;&amp; ID521 &gt; 20 &amp;&amp; ID508 == "тыйын" | (ID521 % 10) == 4 &amp;&amp; ID521 &gt; 20 &amp;&amp; ID508 == "тыйын" ? "тыйына" : (ID521 % 10) == 5 &amp;&amp; ID521 &gt; 20 &amp;&amp; ID508 == "тыйын" | (ID521 % 10) == 6 &amp;&amp; ID521 &gt; 20 &amp;&amp; ID508 == "тыйын" | (ID521 % 10) == 7 &amp;&amp; ID521 &gt; 20 &amp;&amp; ID508 == "тыйын" | (ID521 % 10) == 8 &amp;&amp; ID521 &gt; 20 &amp;&amp; ID508 == "тыйын" | (ID521 % 10) == 9 &amp;&amp; ID521 &gt; 20 &amp;&amp; ID508 == "тыйын" ? "тыйына" : " "</w:expression>
        <w:visibility xml:space="preserve">ID508 == "евроцент" | ID508 == "пиастр"  | ID508 == "пайса" | ID508 == "тыин" | ID508 == "дирхам" | ID508 == "тыйын"</w:visibility>
      </w:value>
    </w:element>
    <w:element w:id="513" w:guid="F051E8FB-A4B6-B7B0-82BA-CDC16BA06501" w:kind="variable" w:type="string" w:input="expression" w:required="false" w:uiHidden="true">
      <w:identifier xml:space="preserve">ID513</w:identifier>
      <w:name xml:space="preserve">Формула для определения окончания дробных 4</w:name>
      <w:value>
        <w:expression xml:space="preserve">ID509 == 1 &amp;&amp; ID508 == "фэнь" ? "фэнь" : ID509 == 2 &amp;&amp; ID508 == "фэнь" | ID509 == 3 &amp;&amp; ID508 == "фэнь" | ID509 == 4 &amp;&amp; ID508 == "фэнь" ? "фэня" : ID509 == 5 &amp;&amp; ID508 == "фэнь" | ID509 == 6 &amp;&amp; ID508 == "фэнь" | ID509 == 7 &amp;&amp; ID508 == "фэнь" | ID509 == 8 &amp;&amp; ID508 == "фэнь" | ID509 == 9  &amp;&amp; ID508 == "фэнь" ? "фэней" : ID509 == 10 &amp;&amp; ID508 == "фэнь" | ID509 == 11 &amp;&amp; ID508 == "фэнь" | ID509 == 12 &amp;&amp; ID508 == "фэнь" | ID509 == 13 &amp;&amp; ID508 == "фэнь" | ID509 == 14 &amp;&amp; ID508 == "фэнь" | ID509 == 15 &amp;&amp; ID508 == "фэнь" | ID509 == 16 &amp;&amp; ID508 == "фэнь" | ID509 == 17 &amp;&amp; ID508 == "фэнь" | ID509 == 18 &amp;&amp; ID508 == "фэнь" | ID509 == 19  &amp;&amp; ID508 == "фэнь" ? "фэней" : (ID509 % 10) == 0 &amp;&amp; ID508 == "фэнь" ? "фэней" : (ID509 % 10) == 1 &amp;&amp; ID509 &gt; 20 &amp;&amp; ID508 == "фэнь" ? "фэнь" : (ID509 % 10) == 2 &amp;&amp; ID509 &gt; 20 &amp;&amp; ID508 == "фэнь"  | (ID509 % 10) == 3 &amp;&amp; ID509 &gt; 20 &amp;&amp; ID508 == "фэнь" | (ID509 % 10) == 4 &amp;&amp; ID509 &gt; 20 &amp;&amp; ID508 == "фэнь" ? "фэня" : (ID509 % 10) == 5 &amp;&amp; ID509 &gt; 20 &amp;&amp; ID508 == "фэнь" | (ID509 % 10) == 6 &amp;&amp; ID509 &gt; 20 &amp;&amp; ID508 == "фэнь" | (ID509 % 10) == 7 &amp;&amp; ID509 &gt; 20 &amp;&amp; ID508 == "фэнь" | (ID509 % 10) == 8 &amp;&amp; ID509 &gt; 20 &amp;&amp; ID508 == "фэнь" | (ID509 % 10) == 9 &amp;&amp; ID509 &gt; 20 &amp;&amp; ID508 == "фэнь" ? "фэней" : ID509 == 1 &amp;&amp; ID508 == "куруш" ? "куруш" : ID509 == 2 &amp;&amp; ID508 == "куруш" | ID509 == 3 &amp;&amp; ID508 == "куруш" | ID509 == 4 &amp;&amp; ID508 == "куруш" ? "куруша" : ID509 == 5 &amp;&amp; ID508 == "куруш" | ID509 == 6 &amp;&amp; ID508 == "куруш" | ID509 == 7 &amp;&amp; ID508 == "куруш" | ID509 == 8 &amp;&amp; ID508 == "куруш" | ID509 == 9  &amp;&amp; ID508 == "куруш" ? "курушей" : ID509 == 10 &amp;&amp; ID508 == "куруш" | ID509 == 11 &amp;&amp; ID508 == "куруш" | ID509 == 12 &amp;&amp; ID508 == "куруш" | ID509 == 13 &amp;&amp; ID508 == "куруш" | ID509 == 14 &amp;&amp; ID508 == "куруш" | ID509 == 15 &amp;&amp; ID508 == "куруш" | ID509 == 16 &amp;&amp; ID508 == "куруш" | ID509 == 17 &amp;&amp; ID508 == "куруш" | ID509 == 18 &amp;&amp; ID508 == "куруш" | ID509 == 19  &amp;&amp; ID508 == "куруш" ? "курушей" : (ID509 % 10) == 0 &amp;&amp; ID508 == "куруш" ? "курушей" : (ID509 % 10) == 1 &amp;&amp; ID509 &gt; 20 &amp;&amp; ID508 == "куруш" ? "куруш" : (ID509 % 10) == 2 &amp;&amp; ID509 &gt; 20 &amp;&amp; ID508 == "куруш" | (ID509 % 10) == 3 &amp;&amp; ID509 &gt; 20 &amp;&amp; ID508 == "куруш" | (ID509 % 10) == 4 &amp;&amp; ID509 &gt; 20 &amp;&amp; ID508 == "куруш" ? "куруша" : (ID509 % 10) == 5 &amp;&amp; ID509 &gt; 20 &amp;&amp; ID508 == "куруш" | (ID509 % 10) == 6 &amp;&amp; ID509 &gt; 20 &amp;&amp; ID508 == "куруш" | (ID509 % 10) == 7 &amp;&amp; ID509 &gt; 20 &amp;&amp; ID508 == "куруш" | (ID509 % 10) == 8 &amp;&amp; ID509 &gt; 20 &amp;&amp; ID508 == "куруш" | (ID509 % 10) == 9 &amp;&amp; ID509 &gt; 20 &amp;&amp; ID508 == "куруш" ? "курушей" : ID509 == 1 &amp;&amp; ID508 == "тийин" ? "тийин" : ID509 == 2 &amp;&amp; ID508 == "тийин" | ID509 == 3 &amp;&amp; ID508 == "тийин" | ID509 == 4 &amp;&amp; ID508 == "тийин" ? "тийина" : ID509 == 5 &amp;&amp; ID508 == "тийин" | ID509 == 6 &amp;&amp; ID508 == "тийин" | ID509 == 7 &amp;&amp; ID508 == "тийин" | ID509 == 8 &amp;&amp; ID508 == "тийин" | ID509 == 9  &amp;&amp; ID508 == "тийин" ? "тийинов" : ID509 == 10 &amp;&amp; ID508 == "тийин" | ID509 == 11 &amp;&amp; ID508 == "тийин" | ID509 == 12 &amp;&amp; ID508 == "тийин" | ID509 == 13 &amp;&amp; ID508 == "тийин" | ID509 == 14 &amp;&amp; ID508 == "тийин" | ID509 == 15 &amp;&amp; ID508 == "тийин" | ID509 == 16 &amp;&amp; ID508 == "тийин" | ID509 == 17 &amp;&amp; ID508 == "тийин" | ID509 == 18 &amp;&amp; ID508 == "тийин" | ID509 == 19  &amp;&amp; ID508 == "тийин" ? "тийинов" : (ID509 % 10) == 0 &amp;&amp; ID508 == "тийин" ? "тийинов" : (ID509 % 10) == 1 &amp;&amp; ID509 &gt; 20 &amp;&amp; ID508 == "тийин" ? "тийин" : (ID509 % 10) == 2 &amp;&amp; ID509 &gt; 20 &amp;&amp; ID508 == "тийин" | (ID509 % 10) == 3 &amp;&amp; ID509 &gt; 20 &amp;&amp; ID508 == "тийин" | (ID509 % 10) == 4 &amp;&amp; ID509 &gt; 20 &amp;&amp; ID508 == "тийин" ? "тийина" : (ID509 % 10) == 5 &amp;&amp; ID509 &gt; 20 &amp;&amp; ID508 == "тийин" | (ID509 % 10) == 6 &amp;&amp; ID509 &gt; 20 &amp;&amp; ID508 == "тийин" | (ID509 % 10) == 7 &amp;&amp; ID509 &gt; 20 &amp;&amp; ID508 == "тийин" | (ID509 % 10) == 8 &amp;&amp; ID509 &gt; 20 &amp;&amp; ID508 == "тийин" | (ID509 % 10) == 9 &amp;&amp; ID509 &gt; 20 &amp;&amp; ID508 == "тийин" ? "тийинов" : ID508 == "тенге" ? "тенге" : ID509 == 1 &amp;&amp; ID508 == "копейка" ? "копейка" : ID509 == 2 &amp;&amp; ID508 == "копейка" | ID509 == 3 &amp;&amp; ID508 == "копейка" | ID509 == 4 &amp;&amp; ID508 == "копейка" ? "копейки" : ID509 == 5 &amp;&amp; ID508 == "копейка" | ID509 == 6 &amp;&amp; ID508 == "копейка" | ID509 == 7 &amp;&amp; ID508 == "копейка" | ID509 == 8 &amp;&amp; ID508 == "копейка" | ID509 == 9  &amp;&amp; ID508 == "копейка" ? "копеек" : ID509 == 10 &amp;&amp; ID508 == "копейка" | ID509 == 11 &amp;&amp; ID508 == "копейка" | ID509 == 12 &amp;&amp; ID508 == "копейка" | ID509 == 13 &amp;&amp; ID508 == "копейка" | ID509 == 14 &amp;&amp; ID508 == "копейка" | ID509 == 15 &amp;&amp; ID508 == "копейка" | ID509 == 16 &amp;&amp; ID508 == "копейка" | ID509 == 17 &amp;&amp; ID508 == "копейка" | ID509 == 18 &amp;&amp; ID508 == "копейка" | ID509 == 19  &amp;&amp; ID508 == "копейка" ? "копеек" : (ID509 % 10) == 0 &amp;&amp; ID508 == "копейка" ? "копеек" : (ID509 % 10) == 1 &amp;&amp; ID509 &gt; 20 &amp;&amp; ID508 == "копейка" ? "копейка" : (ID509 % 10) == 2 &amp;&amp; ID509 &gt; 20 &amp;&amp; ID508 == "копейка" | (ID509 % 10) == 3 &amp;&amp; ID509 &gt; 20 &amp;&amp; ID508 == "копейка" | (ID509 % 10) == 4 &amp;&amp; ID509 &gt; 20 &amp;&amp; ID508 == "копейка" ? "копейки" : (ID509 % 10) == 5 &amp;&amp; ID509 &gt; 20 &amp;&amp; ID508 == "копейка" | (ID509 % 10) == 6 &amp;&amp; ID509 &gt; 20 &amp;&amp; ID508 == "копейка" | (ID509 % 10) == 7 &amp;&amp; ID509 &gt; 20 &amp;&amp; ID508 == "копейка" | (ID509 % 10) == 8 &amp;&amp; ID509 &gt; 20 &amp;&amp; ID508 == "копейка" | (ID509 % 10) == 9 &amp;&amp; ID509 &gt; 20 &amp;&amp; ID508 == "копейка" ? "копеек" : ID509 == 1 &amp;&amp; ID508 == "сантим" ? "сантим" : ID509 == 2 &amp;&amp; ID508 == "сантим" | ID509 == 3 &amp;&amp; ID508 == "сантим" | ID509 == 4 &amp;&amp; ID508 == "сантим" ? "сантима" : ID509 == 5 &amp;&amp; ID508 == "сантим" | ID509 == 6 &amp;&amp; ID508 == "сантим" | ID509 == 7 &amp;&amp; ID508 == "сантим" | ID509 == 8 &amp;&amp; ID508 == "сантим" | ID509 == 9  &amp;&amp; ID508 == "сантим" ? "сантимов" : ID509 == 10 &amp;&amp; ID508 == "сантим" | ID509 == 11 &amp;&amp; ID508 == "сантим"  | ID509 == 12 &amp;&amp; ID508 == "сантим" | ID509 == 13 &amp;&amp; ID508 == "сантим" | ID509 == 14 &amp;&amp; ID508 == "сантим" | ID509 == 15 &amp;&amp; ID508 == "сантим" | ID509 == 16 &amp;&amp; ID508 == "сантим" | ID509 == 17 &amp;&amp; ID508 == "сантим" | ID509 == 18 &amp;&amp; ID508 == "сантим" | ID509 == 19  &amp;&amp; ID508 == "сантим" ? "сантимов" : (ID509 % 10) == 0 &amp;&amp; ID508 == "сантим" ? "сантимов" : (ID509 % 10) == 1 &amp;&amp; ID509 &gt; 20 &amp;&amp; ID508 == "сантим" ? "сантим" : (ID509 % 10) == 2 &amp;&amp; ID509 &gt; 20 &amp;&amp; ID508 == "сантим" | (ID509 % 10) == 3 &amp;&amp; ID509 &gt; 20 &amp;&amp; ID508 == "сантим" | (ID509 % 10) == 4 &amp;&amp; ID509 &gt; 20 &amp;&amp; ID508 == "сантим" ? "сантима" : (ID509 % 10) == 5 &amp;&amp; ID509 &gt; 20 &amp;&amp; ID508 == "сантим" | (ID509 % 10) == 6 &amp;&amp; ID509 &gt; 20 &amp;&amp; ID508 == "сантим" | (ID509 % 10) == 7 &amp;&amp; ID509 &gt; 20 &amp;&amp; ID508 == "сантим" | (ID509 % 10) == 8 &amp;&amp; ID509 &gt; 20 &amp;&amp; ID508 == "сантим" | (ID509 % 10) == 9 &amp;&amp; ID509 &gt; 20 &amp;&amp; ID508 == "сантим" ? "сантимов" : " "</w:expression>
        <w:visibility xml:space="preserve">ID508 == "фэнь" | ID508 == "куруш"  | ID508 == "тийин" | ID508 == "тенге" | ID508 == "копейка" | ID508 == "сантим" </w:visibility>
      </w:value>
    </w:element>
    <w:element w:id="555" w:guid="B9377732-5D1E-03D8-BA13-A9E25D7745BB" w:kind="variable" w:type="string" w:input="expression" w:required="false" w:uiHidden="true">
      <w:identifier xml:space="preserve">ID555</w:identifier>
      <w:name xml:space="preserve">Формула для определения окончания дробных 4 ндс</w:name>
      <w:value>
        <w:expression xml:space="preserve">ID516 == 1 &amp;&amp; ID508 == "фэнь" ? "фэнь" : ID516 == 2 &amp;&amp; ID508 == "фэнь" | ID516 == 3 &amp;&amp; ID508 == "фэнь" | ID516 == 4 &amp;&amp; ID508 == "фэнь" ? "фэня" : ID516 == 5 &amp;&amp; ID508 == "фэнь" | ID516 == 6 &amp;&amp; ID508 == "фэнь" | ID516 == 7 &amp;&amp; ID508 == "фэнь" | ID516 == 8 &amp;&amp; ID508 == "фэнь" | ID516 == 9  &amp;&amp; ID508 == "фэнь" ? "фэней" : ID516 == 10 &amp;&amp; ID508 == "фэнь" | ID516 == 11 &amp;&amp; ID508 == "фэнь" | ID516 == 12 &amp;&amp; ID508 == "фэнь" | ID516 == 13 &amp;&amp; ID508 == "фэнь" | ID516 == 14 &amp;&amp; ID508 == "фэнь" | ID516 == 15 &amp;&amp; ID508 == "фэнь" | ID516 == 16 &amp;&amp; ID508 == "фэнь" | ID516 == 17 &amp;&amp; ID508 == "фэнь" | ID516 == 18 &amp;&amp; ID508 == "фэнь" | ID516 == 19  &amp;&amp; ID508 == "фэнь" ? "фэней" : (ID516 % 10) == 0 &amp;&amp; ID508 == "фэнь" ? "фэней" : (ID516 % 10) == 1 &amp;&amp; ID516 &gt; 20 &amp;&amp; ID508 == "фэнь" ? "фэнь" : (ID516 % 10) == 2 &amp;&amp; ID516 &gt; 20 &amp;&amp; ID508 == "фэнь"  | (ID516 % 10) == 3 &amp;&amp; ID516 &gt; 20 &amp;&amp; ID508 == "фэнь" | (ID516 % 10) == 4 &amp;&amp; ID516 &gt; 20 &amp;&amp; ID508 == "фэнь" ? "фэня" : (ID516 % 10) == 5 &amp;&amp; ID516 &gt; 20 &amp;&amp; ID508 == "фэнь" | (ID516 % 10) == 6 &amp;&amp; ID516 &gt; 20 &amp;&amp; ID508 == "фэнь" | (ID516 % 10) == 7 &amp;&amp; ID516 &gt; 20 &amp;&amp; ID508 == "фэнь" | (ID516 % 10) == 8 &amp;&amp; ID516 &gt; 20 &amp;&amp; ID508 == "фэнь" | (ID516 % 10) == 9 &amp;&amp; ID516 &gt; 20 &amp;&amp; ID508 == "фэнь" ? "фэней" : ID516 == 1 &amp;&amp; ID508 == "куруш" ? "куруш" : ID516 == 2 &amp;&amp; ID508 == "куруш" | ID516 == 3 &amp;&amp; ID508 == "куруш" | ID516 == 4 &amp;&amp; ID508 == "куруш" ? "куруша" : ID516 == 5 &amp;&amp; ID508 == "куруш" | ID516 == 6 &amp;&amp; ID508 == "куруш" | ID516 == 7 &amp;&amp; ID508 == "куруш" | ID516 == 8 &amp;&amp; ID508 == "куруш" | ID516 == 9  &amp;&amp; ID508 == "куруш" ? "курушей" : ID516 == 10 &amp;&amp; ID508 == "куруш" | ID516 == 11 &amp;&amp; ID508 == "куруш" | ID516 == 12 &amp;&amp; ID508 == "куруш" | ID516 == 13 &amp;&amp; ID508 == "куруш" | ID516 == 14 &amp;&amp; ID508 == "куруш" | ID516 == 15 &amp;&amp; ID508 == "куруш" | ID516 == 16 &amp;&amp; ID508 == "куруш" | ID516 == 17 &amp;&amp; ID508 == "куруш" | ID516 == 18 &amp;&amp; ID508 == "куруш" | ID516 == 19  &amp;&amp; ID508 == "куруш" ? "курушей" : (ID516 % 10) == 0 &amp;&amp; ID508 == "куруш" ? "курушей" : (ID516 % 10) == 1 &amp;&amp; ID516 &gt; 20 &amp;&amp; ID508 == "куруш" ? "куруш" : (ID516 % 10) == 2 &amp;&amp; ID516 &gt; 20 &amp;&amp; ID508 == "куруш" | (ID516 % 10) == 3 &amp;&amp; ID516 &gt; 20 &amp;&amp; ID508 == "куруш" | (ID516 % 10) == 4 &amp;&amp; ID516 &gt; 20 &amp;&amp; ID508 == "куруш" ? "куруша" : (ID516 % 10) == 5 &amp;&amp; ID516 &gt; 20 &amp;&amp; ID508 == "куруш" | (ID516 % 10) == 6 &amp;&amp; ID516 &gt; 20 &amp;&amp; ID508 == "куруш" | (ID516 % 10) == 7 &amp;&amp; ID516 &gt; 20 &amp;&amp; ID508 == "куруш" | (ID516 % 10) == 8 &amp;&amp; ID516 &gt; 20 &amp;&amp; ID508 == "куруш" | (ID516 % 10) == 9 &amp;&amp; ID516 &gt; 20 &amp;&amp; ID508 == "куруш" ? "курушей" : ID516 == 1 &amp;&amp; ID508 == "тийин" ? "тийин" : ID516 == 2 &amp;&amp; ID508 == "тийин" | ID516 == 3 &amp;&amp; ID508 == "тийин" | ID516 == 4 &amp;&amp; ID508 == "тийин" ? "тийина" : ID516 == 5 &amp;&amp; ID508 == "тийин" | ID516 == 6 &amp;&amp; ID508 == "тийин" | ID516 == 7 &amp;&amp; ID508 == "тийин" | ID516 == 8 &amp;&amp; ID508 == "тийин" | ID516 == 9  &amp;&amp; ID508 == "тийин" ? "тийинов" : ID516 == 10 &amp;&amp; ID508 == "тийин" | ID516 == 11 &amp;&amp; ID508 == "тийин" | ID516 == 12 &amp;&amp; ID508 == "тийин" | ID516 == 13 &amp;&amp; ID508 == "тийин" | ID516 == 14 &amp;&amp; ID508 == "тийин" | ID516 == 15 &amp;&amp; ID508 == "тийин" | ID516 == 16 &amp;&amp; ID508 == "тийин" | ID516 == 17 &amp;&amp; ID508 == "тийин" | ID516 == 18 &amp;&amp; ID508 == "тийин" | ID516 == 19  &amp;&amp; ID508 == "тийин" ? "тийинов" : (ID516 % 10) == 0 &amp;&amp; ID508 == "тийин" ? "тийинов" : (ID516 % 10) == 1 &amp;&amp; ID516 &gt; 20 &amp;&amp; ID508 == "тийин" ? "тийин" : (ID516 % 10) == 2 &amp;&amp; ID516 &gt; 20 &amp;&amp; ID508 == "тийин" | (ID516 % 10) == 3 &amp;&amp; ID516 &gt; 20 &amp;&amp; ID508 == "тийин" | (ID516 % 10) == 4 &amp;&amp; ID516 &gt; 20 &amp;&amp; ID508 == "тийин" ? "тийина" : (ID516 % 10) == 5 &amp;&amp; ID516 &gt; 20 &amp;&amp; ID508 == "тийин" | (ID516 % 10) == 6 &amp;&amp; ID516 &gt; 20 &amp;&amp; ID508 == "тийин" | (ID516 % 10) == 7 &amp;&amp; ID516 &gt; 20 &amp;&amp; ID508 == "тийин" | (ID516 % 10) == 8 &amp;&amp; ID516 &gt; 20 &amp;&amp; ID508 == "тийин" | (ID516 % 10) == 9 &amp;&amp; ID516 &gt; 20 &amp;&amp; ID508 == "тийин" ? "тийинов" : ID508 == "тенге" ? "тенге" : ID516 == 1 &amp;&amp; ID508 == "копейка" ? "копейка" : ID516 == 2 &amp;&amp; ID508 == "копейка" | ID516 == 3 &amp;&amp; ID508 == "копейка" | ID516 == 4 &amp;&amp; ID508 == "копейка" ? "копейки" : ID516 == 5 &amp;&amp; ID508 == "копейка" | ID516 == 6 &amp;&amp; ID508 == "копейка" | ID516 == 7 &amp;&amp; ID508 == "копейка" | ID516 == 8 &amp;&amp; ID508 == "копейка" | ID516 == 9  &amp;&amp; ID508 == "копейка" ? "копеек" : ID516 == 10 &amp;&amp; ID508 == "копейка" | ID516 == 11 &amp;&amp; ID508 == "копейка" | ID516 == 12 &amp;&amp; ID508 == "копейка" | ID516 == 13 &amp;&amp; ID508 == "копейка" | ID516 == 14 &amp;&amp; ID508 == "копейка" | ID516 == 15 &amp;&amp; ID508 == "копейка" | ID516 == 16 &amp;&amp; ID508 == "копейка" | ID516 == 17 &amp;&amp; ID508 == "копейка" | ID516 == 18 &amp;&amp; ID508 == "копейка" | ID516 == 19  &amp;&amp; ID508 == "копейка" ? "копеек" : (ID516 % 10) == 0 &amp;&amp; ID508 == "копейка" ? "копеек" : (ID516 % 10) == 1 &amp;&amp; ID516 &gt; 20 &amp;&amp; ID508 == "копейка" ? "копейка" : (ID516 % 10) == 2 &amp;&amp; ID516 &gt; 20 &amp;&amp; ID508 == "копейка" | (ID516 % 10) == 3 &amp;&amp; ID516 &gt; 20 &amp;&amp; ID508 == "копейка" | (ID516 % 10) == 4 &amp;&amp; ID516 &gt; 20 &amp;&amp; ID508 == "копейка" ? "копейки" : (ID516 % 10) == 5 &amp;&amp; ID516 &gt; 20 &amp;&amp; ID508 == "копейка" | (ID516 % 10) == 6 &amp;&amp; ID516 &gt; 20 &amp;&amp; ID508 == "копейка" | (ID516 % 10) == 7 &amp;&amp; ID516 &gt; 20 &amp;&amp; ID508 == "копейка" | (ID516 % 10) == 8 &amp;&amp; ID516 &gt; 20 &amp;&amp; ID508 == "копейка" | (ID516 % 10) == 9 &amp;&amp; ID516 &gt; 20 &amp;&amp; ID508 == "копейка" ? "копеек" : ID516 == 1 &amp;&amp; ID508 == "сантим" ? "сантим" : ID516 == 2 &amp;&amp; ID508 == "сантим" | ID516 == 3 &amp;&amp; ID508 == "сантим" | ID516 == 4 &amp;&amp; ID508 == "сантим" ? "сантима" : ID516 == 5 &amp;&amp; ID508 == "сантим" | ID516 == 6 &amp;&amp; ID508 == "сантим" | ID516 == 7 &amp;&amp; ID508 == "сантим" | ID516 == 8 &amp;&amp; ID508 == "сантим" | ID516 == 9  &amp;&amp; ID508 == "сантим" ? "сантимов" : ID516 == 10 &amp;&amp; ID508 == "сантим" | ID516 == 11 &amp;&amp; ID508 == "сантим"  | ID516 == 12 &amp;&amp; ID508 == "сантим" | ID516 == 13 &amp;&amp; ID508 == "сантим" | ID516 == 14 &amp;&amp; ID508 == "сантим" | ID516 == 15 &amp;&amp; ID508 == "сантим" | ID516 == 16 &amp;&amp; ID508 == "сантим" | ID516 == 17 &amp;&amp; ID508 == "сантим" | ID516 == 18 &amp;&amp; ID508 == "сантим" | ID516 == 19  &amp;&amp; ID508 == "сантим" ? "сантимов" : (ID516 % 10) == 0 &amp;&amp; ID508 == "сантим" ? "сантимов" : (ID516 % 10) == 1 &amp;&amp; ID516 &gt; 20 &amp;&amp; ID508 == "сантим" ? "сантим" : (ID516 % 10) == 2 &amp;&amp; ID516 &gt; 20 &amp;&amp; ID508 == "сантим" | (ID516 % 10) == 3 &amp;&amp; ID516 &gt; 20 &amp;&amp; ID508 == "сантим" | (ID516 % 10) == 4 &amp;&amp; ID516 &gt; 20 &amp;&amp; ID508 == "сантим" ? "сантима" : (ID516 % 10) == 5 &amp;&amp; ID516 &gt; 20 &amp;&amp; ID508 == "сантим" | (ID516 % 10) == 6 &amp;&amp; ID516 &gt; 20 &amp;&amp; ID508 == "сантим" | (ID516 % 10) == 7 &amp;&amp; ID516 &gt; 20 &amp;&amp; ID508 == "сантим" | (ID516 % 10) == 8 &amp;&amp; ID516 &gt; 20 &amp;&amp; ID508 == "сантим" | (ID516 % 10) == 9 &amp;&amp; ID516 &gt; 20 &amp;&amp; ID508 == "сантим" ? "сантимов" : " "</w:expression>
        <w:visibility xml:space="preserve">ID508 == "фэнь" | ID508 == "куруш"  | ID508 == "тийин" | ID508 == "тенге" | ID508 == "копейка" | ID508 == "сантим" </w:visibility>
      </w:value>
    </w:element>
    <w:element w:id="560" w:guid="60BD85F8-E24D-0370-BE47-2BDAFDD8D427" w:kind="variable" w:type="string" w:input="expression" w:required="false" w:uiHidden="true">
      <w:identifier xml:space="preserve">ID560</w:identifier>
      <w:name xml:space="preserve">Формула для определения окончания дробных 4 ндс авто</w:name>
      <w:value>
        <w:expression xml:space="preserve">ID521 == 1 &amp;&amp; ID508 == "фэнь" ? "фэнь" : ID521 == 2 &amp;&amp; ID508 == "фэнь" | ID521 == 3 &amp;&amp; ID508 == "фэнь" | ID521 == 4 &amp;&amp; ID508 == "фэнь" ? "фэня" : ID521 == 5 &amp;&amp; ID508 == "фэнь" | ID521 == 6 &amp;&amp; ID508 == "фэнь" | ID521 == 7 &amp;&amp; ID508 == "фэнь" | ID521 == 8 &amp;&amp; ID508 == "фэнь" | ID521 == 9  &amp;&amp; ID508 == "фэнь" ? "фэней" : ID521 == 10 &amp;&amp; ID508 == "фэнь" | ID521 == 11 &amp;&amp; ID508 == "фэнь" | ID521 == 12 &amp;&amp; ID508 == "фэнь" | ID521 == 13 &amp;&amp; ID508 == "фэнь" | ID521 == 14 &amp;&amp; ID508 == "фэнь" | ID521 == 15 &amp;&amp; ID508 == "фэнь" | ID521 == 16 &amp;&amp; ID508 == "фэнь" | ID521 == 17 &amp;&amp; ID508 == "фэнь" | ID521 == 18 &amp;&amp; ID508 == "фэнь" | ID521 == 19  &amp;&amp; ID508 == "фэнь" ? "фэней" : (ID521 % 10) == 0 &amp;&amp; ID508 == "фэнь" ? "фэней" : (ID521 % 10) == 1 &amp;&amp; ID521 &gt; 20 &amp;&amp; ID508 == "фэнь" ? "фэнь" : (ID521 % 10) == 2 &amp;&amp; ID521 &gt; 20 &amp;&amp; ID508 == "фэнь"  | (ID521 % 10) == 3 &amp;&amp; ID521 &gt; 20 &amp;&amp; ID508 == "фэнь" | (ID521 % 10) == 4 &amp;&amp; ID521 &gt; 20 &amp;&amp; ID508 == "фэнь" ? "фэня" : (ID521 % 10) == 5 &amp;&amp; ID521 &gt; 20 &amp;&amp; ID508 == "фэнь" | (ID521 % 10) == 6 &amp;&amp; ID521 &gt; 20 &amp;&amp; ID508 == "фэнь" | (ID521 % 10) == 7 &amp;&amp; ID521 &gt; 20 &amp;&amp; ID508 == "фэнь" | (ID521 % 10) == 8 &amp;&amp; ID521 &gt; 20 &amp;&amp; ID508 == "фэнь" | (ID521 % 10) == 9 &amp;&amp; ID521 &gt; 20 &amp;&amp; ID508 == "фэнь" ? "фэней" : ID521 == 1 &amp;&amp; ID508 == "куруш" ? "куруш" : ID521 == 2 &amp;&amp; ID508 == "куруш" | ID521 == 3 &amp;&amp; ID508 == "куруш" | ID521 == 4 &amp;&amp; ID508 == "куруш" ? "куруша" : ID521 == 5 &amp;&amp; ID508 == "куруш" | ID521 == 6 &amp;&amp; ID508 == "куруш" | ID521 == 7 &amp;&amp; ID508 == "куруш" | ID521 == 8 &amp;&amp; ID508 == "куруш" | ID521 == 9  &amp;&amp; ID508 == "куруш" ? "курушей" : ID521 == 10 &amp;&amp; ID508 == "куруш" | ID521 == 11 &amp;&amp; ID508 == "куруш" | ID521 == 12 &amp;&amp; ID508 == "куруш" | ID521 == 13 &amp;&amp; ID508 == "куруш" | ID521 == 14 &amp;&amp; ID508 == "куруш" | ID521 == 15 &amp;&amp; ID508 == "куруш" | ID521 == 16 &amp;&amp; ID508 == "куруш" | ID521 == 17 &amp;&amp; ID508 == "куруш" | ID521 == 18 &amp;&amp; ID508 == "куруш" | ID521 == 19  &amp;&amp; ID508 == "куруш" ? "курушей" : (ID521 % 10) == 0 &amp;&amp; ID508 == "куруш" ? "курушей" : (ID521 % 10) == 1 &amp;&amp; ID521 &gt; 20 &amp;&amp; ID508 == "куруш" ? "куруш" : (ID521 % 10) == 2 &amp;&amp; ID521 &gt; 20 &amp;&amp; ID508 == "куруш" | (ID521 % 10) == 3 &amp;&amp; ID521 &gt; 20 &amp;&amp; ID508 == "куруш" | (ID521 % 10) == 4 &amp;&amp; ID521 &gt; 20 &amp;&amp; ID508 == "куруш" ? "куруша" : (ID521 % 10) == 5 &amp;&amp; ID521 &gt; 20 &amp;&amp; ID508 == "куруш" | (ID521 % 10) == 6 &amp;&amp; ID521 &gt; 20 &amp;&amp; ID508 == "куруш" | (ID521 % 10) == 7 &amp;&amp; ID521 &gt; 20 &amp;&amp; ID508 == "куруш" | (ID521 % 10) == 8 &amp;&amp; ID521 &gt; 20 &amp;&amp; ID508 == "куруш" | (ID521 % 10) == 9 &amp;&amp; ID521 &gt; 20 &amp;&amp; ID508 == "куруш" ? "курушей" : ID521 == 1 &amp;&amp; ID508 == "тийин" ? "тийин" : ID521 == 2 &amp;&amp; ID508 == "тийин" | ID521 == 3 &amp;&amp; ID508 == "тийин" | ID521 == 4 &amp;&amp; ID508 == "тийин" ? "тийина" : ID521 == 5 &amp;&amp; ID508 == "тийин" | ID521 == 6 &amp;&amp; ID508 == "тийин" | ID521 == 7 &amp;&amp; ID508 == "тийин" | ID521 == 8 &amp;&amp; ID508 == "тийин" | ID521 == 9  &amp;&amp; ID508 == "тийин" ? "тийинов" : ID521 == 10 &amp;&amp; ID508 == "тийин" | ID521 == 11 &amp;&amp; ID508 == "тийин" | ID521 == 12 &amp;&amp; ID508 == "тийин" | ID521 == 13 &amp;&amp; ID508 == "тийин" | ID521 == 14 &amp;&amp; ID508 == "тийин" | ID521 == 15 &amp;&amp; ID508 == "тийин" | ID521 == 16 &amp;&amp; ID508 == "тийин" | ID521 == 17 &amp;&amp; ID508 == "тийин" | ID521 == 18 &amp;&amp; ID508 == "тийин" | ID521 == 19  &amp;&amp; ID508 == "тийин" ? "тийинов" : (ID521 % 10) == 0 &amp;&amp; ID508 == "тийин" ? "тийинов" : (ID521 % 10) == 1 &amp;&amp; ID521 &gt; 20 &amp;&amp; ID508 == "тийин" ? "тийин" : (ID521 % 10) == 2 &amp;&amp; ID521 &gt; 20 &amp;&amp; ID508 == "тийин" | (ID521 % 10) == 3 &amp;&amp; ID521 &gt; 20 &amp;&amp; ID508 == "тийин" | (ID521 % 10) == 4 &amp;&amp; ID521 &gt; 20 &amp;&amp; ID508 == "тийин" ? "тийина" : (ID521 % 10) == 5 &amp;&amp; ID521 &gt; 20 &amp;&amp; ID508 == "тийин" | (ID521 % 10) == 6 &amp;&amp; ID521 &gt; 20 &amp;&amp; ID508 == "тийин" | (ID521 % 10) == 7 &amp;&amp; ID521 &gt; 20 &amp;&amp; ID508 == "тийин" | (ID521 % 10) == 8 &amp;&amp; ID521 &gt; 20 &amp;&amp; ID508 == "тийин" | (ID521 % 10) == 9 &amp;&amp; ID521 &gt; 20 &amp;&amp; ID508 == "тийин" ? "тийинов" : ID508 == "тенге" ? "тенге" : ID521 == 1 &amp;&amp; ID508 == "копейка" ? "копейка" : ID521 == 2 &amp;&amp; ID508 == "копейка" | ID521 == 3 &amp;&amp; ID508 == "копейка" | ID521 == 4 &amp;&amp; ID508 == "копейка" ? "копейки" : ID521 == 5 &amp;&amp; ID508 == "копейка" | ID521 == 6 &amp;&amp; ID508 == "копейка" | ID521 == 7 &amp;&amp; ID508 == "копейка" | ID521 == 8 &amp;&amp; ID508 == "копейка" | ID521 == 9  &amp;&amp; ID508 == "копейка" ? "копеек" : ID521 == 10 &amp;&amp; ID508 == "копейка" | ID521 == 11 &amp;&amp; ID508 == "копейка" | ID521 == 12 &amp;&amp; ID508 == "копейка" | ID521 == 13 &amp;&amp; ID508 == "копейка" | ID521 == 14 &amp;&amp; ID508 == "копейка" | ID521 == 15 &amp;&amp; ID508 == "копейка" | ID521 == 16 &amp;&amp; ID508 == "копейка" | ID521 == 17 &amp;&amp; ID508 == "копейка" | ID521 == 18 &amp;&amp; ID508 == "копейка" | ID521 == 19  &amp;&amp; ID508 == "копейка" ? "копеек" : (ID521 % 10) == 0 &amp;&amp; ID508 == "копейка" ? "копеек" : (ID521 % 10) == 1 &amp;&amp; ID521 &gt; 20 &amp;&amp; ID508 == "копейка" ? "копейка" : (ID521 % 10) == 2 &amp;&amp; ID521 &gt; 20 &amp;&amp; ID508 == "копейка" | (ID521 % 10) == 3 &amp;&amp; ID521 &gt; 20 &amp;&amp; ID508 == "копейка" | (ID521 % 10) == 4 &amp;&amp; ID521 &gt; 20 &amp;&amp; ID508 == "копейка" ? "копейки" : (ID521 % 10) == 5 &amp;&amp; ID521 &gt; 20 &amp;&amp; ID508 == "копейка" | (ID521 % 10) == 6 &amp;&amp; ID521 &gt; 20 &amp;&amp; ID508 == "копейка" | (ID521 % 10) == 7 &amp;&amp; ID521 &gt; 20 &amp;&amp; ID508 == "копейка" | (ID521 % 10) == 8 &amp;&amp; ID521 &gt; 20 &amp;&amp; ID508 == "копейка" | (ID521 % 10) == 9 &amp;&amp; ID521 &gt; 20 &amp;&amp; ID508 == "копейка" ? "копеек" : ID521 == 1 &amp;&amp; ID508 == "сантим" ? "сантим" : ID521 == 2 &amp;&amp; ID508 == "сантим" | ID521 == 3 &amp;&amp; ID508 == "сантим" | ID521 == 4 &amp;&amp; ID508 == "сантим" ? "сантима" : ID521 == 5 &amp;&amp; ID508 == "сантим" | ID521 == 6 &amp;&amp; ID508 == "сантим" | ID521 == 7 &amp;&amp; ID508 == "сантим" | ID521 == 8 &amp;&amp; ID508 == "сантим" | ID521 == 9  &amp;&amp; ID508 == "сантим" ? "сантимов" : ID521 == 10 &amp;&amp; ID508 == "сантим" | ID521 == 11 &amp;&amp; ID508 == "сантим"  | ID521 == 12 &amp;&amp; ID508 == "сантим" | ID521 == 13 &amp;&amp; ID508 == "сантим" | ID521 == 14 &amp;&amp; ID508 == "сантим" | ID521 == 15 &amp;&amp; ID508 == "сантим" | ID521 == 16 &amp;&amp; ID508 == "сантим" | ID521 == 17 &amp;&amp; ID508 == "сантим" | ID521 == 18 &amp;&amp; ID508 == "сантим" | ID521 == 19  &amp;&amp; ID508 == "сантим" ? "сантимов" : (ID521 % 10) == 0 &amp;&amp; ID508 == "сантим" ? "сантимов" : (ID521 % 10) == 1 &amp;&amp; ID521 &gt; 20 &amp;&amp; ID508 == "сантим" ? "сантим" : (ID521 % 10) == 2 &amp;&amp; ID521 &gt; 20 &amp;&amp; ID508 == "сантим" | (ID521 % 10) == 3 &amp;&amp; ID521 &gt; 20 &amp;&amp; ID508 == "сантим" | (ID521 % 10) == 4 &amp;&amp; ID521 &gt; 20 &amp;&amp; ID508 == "сантим" ? "сантима" : (ID521 % 10) == 5 &amp;&amp; ID521 &gt; 20 &amp;&amp; ID508 == "сантим" | (ID521 % 10) == 6 &amp;&amp; ID521 &gt; 20 &amp;&amp; ID508 == "сантим" | (ID521 % 10) == 7 &amp;&amp; ID521 &gt; 20 &amp;&amp; ID508 == "сантим" | (ID521 % 10) == 8 &amp;&amp; ID521 &gt; 20 &amp;&amp; ID508 == "сантим" | (ID521 % 10) == 9 &amp;&amp; ID521 &gt; 20 &amp;&amp; ID508 == "сантим" ? "сантимов" : " "</w:expression>
        <w:visibility xml:space="preserve">ID508 == "фэнь" | ID508 == "куруш"  | ID508 == "тийин" | ID508 == "тенге" | ID508 == "копейка" | ID508 == "сантим" </w:visibility>
      </w:value>
    </w:element>
    <w:element w:id="514" w:guid="D0B3B1AB-BBE3-EB20-52ED-DCA73BD8973F" w:kind="variable" w:type="string" w:input="expression" w:required="false" w:uiHidden="true">
      <w:identifier xml:space="preserve">ID514</w:identifier>
      <w:name xml:space="preserve">Формула для определения окончания дробных 5</w:name>
      <w:value>
        <w:expression xml:space="preserve">ID509 == 1 &amp;&amp; ID508 == "стотинка" ? "стотинка" : ID509 == 2 &amp;&amp; ID508 == "стотинка" | ID509 == 3 &amp;&amp; ID508 == "стотинка" | ID509 == 4 &amp;&amp; ID508 == "стотинка" ? "стотинки" : ID509 == 5 &amp;&amp; ID508 == "стотинка" | ID509 == 6 &amp;&amp; ID508 == "стотинка" | ID509 == 7 &amp;&amp; ID508 == "стотинка" | ID509 == 8 &amp;&amp; ID508 == "стотинка" | ID509 == 9  &amp;&amp; ID508 == "стотинка" ? "стотинок" : ID509 == 10 &amp;&amp; ID508 == "стотинка" | ID509 == 11 &amp;&amp; ID508 == "стотинка" | ID509 == 12 &amp;&amp; ID508 == "стотинка" | ID509 == 13 &amp;&amp; ID508 == "стотинка" | ID509 == 14 &amp;&amp; ID508 == "стотинка" | ID509 == 15 &amp;&amp; ID508 == "стотинка" | ID509 == 16 &amp;&amp; ID508 == "стотинка" | ID509 == 17 &amp;&amp; ID508 == "стотинка" | ID509 == 18 &amp;&amp; ID508 == "стотинка" | ID509 == 19  &amp;&amp; ID508 == "стотинка" ? "стотинок" : (ID509 % 10) == 0 &amp;&amp; ID508 == "стотинка" ? "стотинок" : (ID509 % 10) == 1 &amp;&amp; ID509 &gt; 20 &amp;&amp; ID508 == "стотинка" ? "стотинка" : (ID509 % 10) == 2 &amp;&amp; ID509 &gt; 20 &amp;&amp; ID508 == "стотинка" | (ID509 % 10) == 3 &amp;&amp; ID509 &gt; 20 &amp;&amp; ID508 == "стотинка" | (ID509 % 10) == 4 &amp;&amp; ID509 &gt; 20 &amp;&amp; ID508 == "стотинка" ? "стотинки" : (ID509 % 10) == 5 &amp;&amp; ID509 &gt; 20 &amp;&amp; ID508 == "стотинка" | (ID509 % 10) == 6 &amp;&amp; ID509 &gt; 20 &amp;&amp; ID508 == "стотинка" | (ID509 % 10) == 7 &amp;&amp; ID509 &gt; 20 &amp;&amp; ID508 == "стотинка" | (ID509 % 10) == 8 &amp;&amp; ID509 &gt; 20 &amp;&amp; ID508 == "стотинка" | (ID509 % 10) == 9 &amp;&amp; ID509 &gt; 20 &amp;&amp; ID508 == "стотинка" ? "стотинок" : ID508 == "пара" ? "пара" : ID508 == "лума" ? "лума" : ID508 == "сентаво" ? "сентаво" : " "</w:expression>
        <w:visibility xml:space="preserve">ID508 == "стотинка" | ID508 == "пара"  | ID508 == "лума" | ID508 == "сентаво"</w:visibility>
      </w:value>
    </w:element>
    <w:element w:id="556" w:guid="80780165-F913-5640-7895-28DA6B6894A1" w:kind="variable" w:type="string" w:input="expression" w:required="false" w:uiHidden="true">
      <w:identifier xml:space="preserve">ID556</w:identifier>
      <w:name xml:space="preserve">Формула для определения окончания дробных 5 ндс</w:name>
      <w:value>
        <w:expression xml:space="preserve">ID516 == 1 &amp;&amp; ID508 == "стотинка" ? "стотинка" : ID516 == 2 &amp;&amp; ID508 == "стотинка" | ID516 == 3 &amp;&amp; ID508 == "стотинка" | ID516 == 4 &amp;&amp; ID508 == "стотинка" ? "стотинки" : ID516 == 5 &amp;&amp; ID508 == "стотинка" | ID516 == 6 &amp;&amp; ID508 == "стотинка" | ID516 == 7 &amp;&amp; ID508 == "стотинка" | ID516 == 8 &amp;&amp; ID508 == "стотинка" | ID516 == 9  &amp;&amp; ID508 == "стотинка" ? "стотинок" : ID516 == 10 &amp;&amp; ID508 == "стотинка" | ID516 == 11 &amp;&amp; ID508 == "стотинка" | ID516 == 12 &amp;&amp; ID508 == "стотинка" | ID516 == 13 &amp;&amp; ID508 == "стотинка" | ID516 == 14 &amp;&amp; ID508 == "стотинка" | ID516 == 15 &amp;&amp; ID508 == "стотинка" | ID516 == 16 &amp;&amp; ID508 == "стотинка" | ID516 == 17 &amp;&amp; ID508 == "стотинка" | ID516 == 18 &amp;&amp; ID508 == "стотинка" | ID516 == 19  &amp;&amp; ID508 == "стотинка" ? "стотинок" : (ID516 % 10) == 0 &amp;&amp; ID508 == "стотинка" ? "стотинок" : (ID516 % 10) == 1 &amp;&amp; ID516 &gt; 20 &amp;&amp; ID508 == "стотинка" ? "стотинка" : (ID516 % 10) == 2 &amp;&amp; ID516 &gt; 20 &amp;&amp; ID508 == "стотинка" | (ID516 % 10) == 3 &amp;&amp; ID516 &gt; 20 &amp;&amp; ID508 == "стотинка" | (ID516 % 10) == 4 &amp;&amp; ID516 &gt; 20 &amp;&amp; ID508 == "стотинка" ? "стотинки" : (ID516 % 10) == 5 &amp;&amp; ID516 &gt; 20 &amp;&amp; ID508 == "стотинка" | (ID516 % 10) == 6 &amp;&amp; ID516 &gt; 20 &amp;&amp; ID508 == "стотинка" | (ID516 % 10) == 7 &amp;&amp; ID516 &gt; 20 &amp;&amp; ID508 == "стотинка" | (ID516 % 10) == 8 &amp;&amp; ID516 &gt; 20 &amp;&amp; ID508 == "стотинка" | (ID516 % 10) == 9 &amp;&amp; ID516 &gt; 20 &amp;&amp; ID508 == "стотинка" ? "стотинок" : ID508 == "пара" ? "пара" : ID508 == "лума" ? "лума" : ID508 == "сентаво" ? "сентаво" : " "</w:expression>
        <w:visibility xml:space="preserve">ID508 == "стотинка" | ID508 == "пара"  | ID508 == "лума" | ID508 == "сентаво"</w:visibility>
      </w:value>
    </w:element>
    <w:element w:id="561" w:guid="B82EDC58-6B66-DBA8-6956-0CB020F8D9A4" w:kind="variable" w:type="string" w:input="expression" w:required="false" w:uiHidden="true">
      <w:identifier xml:space="preserve">ID561</w:identifier>
      <w:name xml:space="preserve">Формула для определения окончания дробных 5 ндс авто</w:name>
      <w:value>
        <w:expression xml:space="preserve">ID521 == 1 &amp;&amp; ID508 == "стотинка" ? "стотинка" : ID521 == 2 &amp;&amp; ID508 == "стотинка" | ID521 == 3 &amp;&amp; ID508 == "стотинка" | ID521 == 4 &amp;&amp; ID508 == "стотинка" ? "стотинки" : ID521 == 5 &amp;&amp; ID508 == "стотинка" | ID521 == 6 &amp;&amp; ID508 == "стотинка" | ID521 == 7 &amp;&amp; ID508 == "стотинка" | ID521 == 8 &amp;&amp; ID508 == "стотинка" | ID521 == 9  &amp;&amp; ID508 == "стотинка" ? "стотинок" : ID521 == 10 &amp;&amp; ID508 == "стотинка" | ID521 == 11 &amp;&amp; ID508 == "стотинка" | ID521 == 12 &amp;&amp; ID508 == "стотинка" | ID521 == 13 &amp;&amp; ID508 == "стотинка" | ID521 == 14 &amp;&amp; ID508 == "стотинка" | ID521 == 15 &amp;&amp; ID508 == "стотинка" | ID521 == 16 &amp;&amp; ID508 == "стотинка" | ID521 == 17 &amp;&amp; ID508 == "стотинка" | ID521 == 18 &amp;&amp; ID508 == "стотинка" | ID521 == 19  &amp;&amp; ID508 == "стотинка" ? "стотинок" : (ID521 % 10) == 0 &amp;&amp; ID508 == "стотинка" ? "стотинок" : (ID521 % 10) == 1 &amp;&amp; ID521 &gt; 20 &amp;&amp; ID508 == "стотинка" ? "стотинка" : (ID521 % 10) == 2 &amp;&amp; ID521 &gt; 20 &amp;&amp; ID508 == "стотинка" | (ID521 % 10) == 3 &amp;&amp; ID521 &gt; 20 &amp;&amp; ID508 == "стотинка" | (ID521 % 10) == 4 &amp;&amp; ID521 &gt; 20 &amp;&amp; ID508 == "стотинка" ? "стотинки" : (ID521 % 10) == 5 &amp;&amp; ID521 &gt; 20 &amp;&amp; ID508 == "стотинка" | (ID521 % 10) == 6 &amp;&amp; ID521 &gt; 20 &amp;&amp; ID508 == "стотинка" | (ID521 % 10) == 7 &amp;&amp; ID521 &gt; 20 &amp;&amp; ID508 == "стотинка" | (ID521 % 10) == 8 &amp;&amp; ID521 &gt; 20 &amp;&amp; ID508 == "стотинка" | (ID521 % 10) == 9 &amp;&amp; ID521 &gt; 20 &amp;&amp; ID508 == "стотинка" ? "стотинок" : ID508 == "пара" ? "пара" : ID508 == "лума" ? "лума" : ID508 == "сентаво" ? "сентаво" : " "</w:expression>
        <w:visibility xml:space="preserve">ID508 == "стотинка" | ID508 == "пара"  | ID508 == "лума" | ID508 == "сентаво"</w:visibility>
      </w:value>
    </w:element>
    <w:element w:id="516" w:guid="A06D7E3E-4031-4E00-3114-B0E431F02235" w:kind="variable" w:type="number" w:input="expression" w:required="false" w:uiHidden="true">
      <w:identifier xml:space="preserve">ID516</w:identifier>
      <w:name xml:space="preserve">Количество дробных валют (НДС вручную)</w:name>
      <w:value>
        <w:expression xml:space="preserve">((ID415* 100) % 100).round(0)</w:expression>
      </w:value>
    </w:element>
    <w:element w:id="509" w:guid="DCD32EAB-2C69-7DA0-BB89-D7E79F504979" w:kind="variable" w:type="number" w:input="expression" w:required="false" w:uiHidden="true">
      <w:identifier xml:space="preserve">ID509</w:identifier>
      <w:name xml:space="preserve">Количество дробных валют (итого вручную)</w:name>
      <w:value>
        <w:expression xml:space="preserve">((ID414* 100) % 100).round(0)</w:expression>
      </w:value>
    </w:element>
    <w:element w:id="519" w:guid="F0CD937F-F088-0288-8EAC-E6EC923CC943" w:kind="variable" w:type="number" w:input="expression" w:required="false" w:uiHidden="true">
      <w:identifier xml:space="preserve">ID519</w:identifier>
      <w:name xml:space="preserve">Количество дробных валют (итого загрузка)</w:name>
      <w:value>
        <w:expression xml:space="preserve">((ID251* 100) % 100).round(0)</w:expression>
      </w:value>
    </w:element>
    <w:element w:id="521" w:guid="E053D298-8440-38B0-C1AA-C58A1DA08E37" w:kind="variable" w:type="number" w:input="expression" w:required="false" w:uiHidden="true">
      <w:identifier xml:space="preserve">ID521</w:identifier>
      <w:name xml:space="preserve">Количество дробных валют (НДС загрузка) </w:name>
      <w:value>
        <w:expression xml:space="preserve">(ID252* 100) % 100</w:expression>
      </w:value>
    </w:element>
    <w:element w:id="515" w:guid="F7142A70-6E15-04F0-94B7-45F99D10C796" w:kind="condition" w:type="boolean" w:input="expression" w:required="false" w:uiHidden="true">
      <w:identifier xml:space="preserve">ID515</w:identifier>
      <w:name xml:space="preserve">Тех.Условие для копеек (итого вручную)</w:name>
      <w:value>
        <w:expression xml:space="preserve">ID509 != 0</w:expression>
        <w:visibility xml:space="preserve">ID323 &amp;&amp; ID473</w:visibility>
        <w:boolean>true</w:boolean>
      </w:value>
    </w:element>
    <w:element w:id="518" w:guid="8872CA82-298A-D1C8-0244-4803274D1B37" w:kind="condition" w:type="boolean" w:input="expression" w:required="false" w:uiHidden="true">
      <w:identifier xml:space="preserve">ID518</w:identifier>
      <w:name xml:space="preserve">Тех.Условие для копеек (НДС вручную)</w:name>
      <w:value>
        <w:expression xml:space="preserve">ID516 != 0</w:expression>
        <w:visibility xml:space="preserve">ID323 &amp;&amp; ID473</w:visibility>
      </w:value>
    </w:element>
    <w:element w:id="520" w:guid="71D130D8-CB7E-13E0-90A3-8CD16DC81D92" w:kind="condition" w:type="boolean" w:input="expression" w:required="false" w:uiHidden="true">
      <w:identifier xml:space="preserve">ID520</w:identifier>
      <w:name xml:space="preserve">Тех.Условие для копеек (Итого загрузка)</w:name>
      <w:value>
        <w:expression xml:space="preserve">ID519 != 0</w:expression>
        <w:visibility xml:space="preserve">ID322 &amp;&amp; ID473</w:visibility>
      </w:value>
    </w:element>
    <w:element w:id="522" w:guid="B09EF11A-A1AE-1FD7-8890-28A3ADA8FE08" w:kind="condition" w:type="boolean" w:input="expression" w:required="false" w:uiHidden="true">
      <w:identifier xml:space="preserve">ID522</w:identifier>
      <w:name xml:space="preserve">Тех.Условие для копеек (НДС загрузка)</w:name>
      <w:value>
        <w:expression xml:space="preserve">ID521 != 0</w:expression>
        <w:visibility xml:space="preserve">ID322 &amp;&amp; ID473</w:visibility>
      </w:value>
    </w:element>
  </w:scheme>
  <w:dataSources>
    <w:element w:id="11" w:guid="8092D4E5-79C8-02E0-089B-6FAF75685420" w:kind="dataSource" w:type="dataSource" w:input="normal" w:required="false">
      <w:identifier xml:space="preserve">ID11</w:identifier>
      <w:name xml:space="preserve">Контрагент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12" w:guid="ECAADAB8-C3A3-6D10-E997-CFDBF6A0F151" w:kind="dataField" w:type="string" w:input="normal" w:required="false" w:searchable="true" w:editable="fals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13" w:guid="F880F24F-54FC-B070-C58D-DBD8363F3F50" w:kind="dataField" w:type="string" w:input="normal" w:required="false" w:searchable="true" w:editable="false">
        <w:identifier xml:space="preserve">nameShort_with_opf</w:identifier>
        <w:name xml:space="preserve">Краткое наименование</w:name>
        <w:serverId xml:space="preserve">name.short_with_opf</w:serverId>
        <w:serverType xml:space="preserve">string</w:serverType>
      </w:element>
      <w:element w:id="17" w:guid="60CDEE3A-4EE7-5000-EB14-E3955210B8A4" w:kind="dataField" w:type="string" w:input="normal" w:required="false" w:searchable="false" w:editable="false">
        <w:identifier xml:space="preserve">managementName</w:identifier>
        <w:name xml:space="preserve">ФИО руководителя</w:name>
        <w:serverId xml:space="preserve">management.name</w:serverId>
        <w:serverType xml:space="preserve">string</w:serverType>
      </w:element>
      <w:element w:id="18" w:guid="C0D57492-AEA0-CA28-78D9-E767A53C3B5C" w:kind="dataField" w:type="string" w:input="normal" w:required="false" w:searchable="false" w:editable="false">
        <w:identifier xml:space="preserve">managementPost</w:identifier>
        <w:name xml:space="preserve">Должность руководителя</w:name>
        <w:serverId xml:space="preserve">management.post</w:serverId>
        <w:serverType xml:space="preserve">string</w:serverType>
      </w:element>
      <w:element w:id="150" w:guid="D0606DBC-03DA-4AB0-0ED7-B91E10B051D0" w:kind="dataField" w:type="string" w:input="normal" w:required="false" w:searchable="false" w:editable="false">
        <w:identifier xml:space="preserve">addressUnrestricted_value</w:identifier>
        <w:name xml:space="preserve">Адрес одной строкой (полный, с индексом)</w:name>
        <w:serverId xml:space="preserve">address.unrestricted_value</w:serverId>
        <w:serverType xml:space="preserve">string</w:serverType>
      </w:element>
      <w:element w:id="411" w:guid="B041F9D8-9543-071C-E406-8CB21B9C149A" w:kind="dataField" w:type="string" w:input="normal" w:required="false" w:searchable="true" w:editable="fals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12" w:guid="D0D038E2-2CDE-4E90-7018-B5F9C7F89E12" w:kind="dataField" w:type="string" w:input="normal" w:required="false" w:searchable="true" w:editable="fals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13" w:guid="A88602D6-A252-9660-C261-F9E015681C7E" w:kind="dataField" w:type="string" w:input="normal" w:required="false" w:searchable="true" w:editable="false">
        <w:identifier xml:space="preserve">ogrn</w:identifier>
        <w:name xml:space="preserve">ОГРН</w:name>
        <w:serverId xml:space="preserve">ogrn</w:serverId>
        <w:serverType xml:space="preserve">string</w:serverType>
      </w:element>
      <w:element w:id="15932" w:kind="dataField" w:type="string" w:input="normal" w:searchable="false" w:editable="false">
        <w:identifier xml:space="preserve">type</w:identifier>
        <w:name xml:space="preserve">Тип организации</w:name>
        <w:serverId xml:space="preserve">type</w:serverId>
        <w:serverType xml:space="preserve">string</w:serverType>
      </w:element>
    </w:element>
    <w:element w:id="60" w:guid="F0B743C6-314D-5930-3EB6-4516C468C29F" w:kind="dataSource" w:type="dataSource" w:input="normal" w:required="false">
      <w:identifier xml:space="preserve">ID365</w:identifier>
      <w:name xml:space="preserve">Подписанты</w:name>
      <w:serverId xml:space="preserve">pro.doczilla.custom.signatories</w:serverId>
      <w:serverName xml:space="preserve">Справочник подписантов</w:serverName>
      <w:value>
        <w:where xml:space="preserve">(org.Name.get() == NameOrganization) &amp; (Limit ? (LimitTo &gt;= ID416) : (LimitTo &gt; 0)) &amp; (org_Dep == "" ? (NameDepartment == "" &amp;&amp; (TypeContract == "Договоры поставки" || TypeContract == "")) : ((NameDepartment == "" &amp;&amp; TypeContract == "Договоры поставки") || (NameDepartment == Dep.NameDepartment.get() &amp;&amp; TypeContract == "Договоры поставки") || (NameDepartment == Dep.NameDepartment.get()  &amp;&amp; TypeContract == "") || (NameDepartment == "" &amp;&amp; TypeContract == "")))</w:where>
      </w:value>
      <w:element w:id="61" w:guid="60067017-2A4B-5320-9C15-62C98E92B2AD" w:kind="dataField" w:type="string" w:input="normal" w:required="false" w:searchable="true" w:editable="false">
        <w:identifier xml:space="preserve">FIO</w:identifier>
        <w:name xml:space="preserve">ФИО</w:name>
        <w:serverId xml:space="preserve">FIO</w:serverId>
        <w:serverType xml:space="preserve">string</w:serverType>
      </w:element>
      <w:element w:id="62" w:guid="F876024C-2BA2-81D8-8214-94C5E2F093C9" w:kind="dataField" w:type="string" w:input="normal" w:required="false" w:searchable="true" w:editable="false">
        <w:identifier xml:space="preserve">NameOrganization</w:identifier>
        <w:name xml:space="preserve">Юр. лицо</w:name>
        <w:serverId xml:space="preserve">NameOrganization</w:serverId>
        <w:serverType xml:space="preserve">string</w:serverType>
      </w:element>
      <w:element w:id="64" w:guid="C0704D86-9264-F24E-596E-4E196290ED81" w:kind="dataField" w:type="number" w:input="normal" w:required="false" w:searchable="false" w:editable="false">
        <w:identifier xml:space="preserve">LimitTo</w:identifier>
        <w:name xml:space="preserve">Лимит до</w:name>
        <w:serverId xml:space="preserve">LimitTo</w:serverId>
        <w:serverType xml:space="preserve">float</w:serverType>
      </w:element>
      <w:element w:id="65" w:guid="D8703544-3D1D-4026-B841-4EB481E89880" w:kind="dataField" w:type="string" w:input="normal" w:required="false" w:searchable="true" w:editable="false">
        <w:identifier xml:space="preserve">NameCFO</w:identifier>
        <w:name xml:space="preserve">ЦФО</w:name>
        <w:serverId xml:space="preserve">NameCFO</w:serverId>
        <w:serverType xml:space="preserve">string</w:serverType>
      </w:element>
      <w:element w:id="67" w:guid="A8E30FE8-7081-D1D0-1B5C-A16D17888061" w:kind="dataField" w:type="string" w:input="normal" w:required="false" w:searchable="true" w:editable="false">
        <w:identifier xml:space="preserve">NameDepartment</w:identifier>
        <w:name xml:space="preserve">Подразделение автора</w:name>
        <w:serverId xml:space="preserve">NameDepartment</w:serverId>
        <w:serverType xml:space="preserve">string</w:serverType>
      </w:element>
      <w:element w:id="68" w:guid="C0F0AE1C-D9C9-2EB0-1782-AE72B980366B" w:kind="dataField" w:type="string" w:input="normal" w:required="false" w:searchable="true" w:editable="false">
        <w:identifier xml:space="preserve">Number</w:identifier>
        <w:name xml:space="preserve">№ доверенности</w:name>
        <w:serverId xml:space="preserve">Number</w:serverId>
        <w:serverType xml:space="preserve">string</w:serverType>
      </w:element>
      <w:element w:id="69" w:guid="C0C66A30-25DC-2298-6FE5-12D0D420DF13" w:kind="dataField" w:type="date" w:input="normal" w:required="false" w:searchable="false" w:editable="false">
        <w:identifier xml:space="preserve">DateFrom</w:identifier>
        <w:name xml:space="preserve">Действует с</w:name>
        <w:serverId xml:space="preserve">DateFrom</w:serverId>
        <w:serverType xml:space="preserve">date</w:serverType>
      </w:element>
      <w:element w:id="399" w:guid="B09B376D-A59B-A870-9C0F-E5BCDAA8C1C9" w:kind="dataField" w:type="string" w:input="normal" w:required="false" w:searchable="true" w:editable="false">
        <w:identifier xml:space="preserve">TypeContract</w:identifier>
        <w:name xml:space="preserve">Вид договора</w:name>
        <w:serverId xml:space="preserve">TypeContract</w:serverId>
        <w:serverType xml:space="preserve">string</w:serverType>
      </w:element>
    </w:element>
    <w:element w:id="78" w:guid="F8D822D2-3BDC-B760-21CF-E4992170B6AA" w:kind="dataSource" w:type="dataSource" w:input="normal" w:required="false">
      <w:identifier xml:space="preserve">org</w:identifier>
      <w:name xml:space="preserve">Организации ХГ</w:name>
      <w:serverId xml:space="preserve">pro.doczilla.custom.organization</w:serverId>
      <w:serverName xml:space="preserve">Организации</w:serverName>
      <w:element w:id="79" w:guid="D0B52D52-68D3-9498-83E6-EAD96B10C90E" w:kind="dataField" w:type="string" w:input="normal" w:required="false" w:searchable="true" w:editable="false">
        <w:identifier xml:space="preserve">FullName</w:identifier>
        <w:name xml:space="preserve">Полное наименование</w:name>
        <w:serverId xml:space="preserve">FullName</w:serverId>
        <w:serverType xml:space="preserve">string</w:serverType>
      </w:element>
      <w:element w:id="80" w:guid="E85C8660-BB76-B7E0-0DBF-C18D30A024DC" w:kind="dataField" w:type="string" w:input="normal" w:required="false" w:searchable="true" w:editable="false">
        <w:identifier xml:space="preserve">Name</w:identifier>
        <w:name xml:space="preserve">Краткое наименование</w:name>
        <w:serverId xml:space="preserve">Name</w:serverId>
        <w:serverType xml:space="preserve">string</w:serverType>
      </w:element>
      <w:element w:id="154" w:guid="6046203A-E3E9-FD30-5C98-CC9BA850886F" w:kind="dataField" w:type="string" w:input="normal" w:required="false" w:searchable="true" w:editable="false">
        <w:identifier xml:space="preserve">Address</w:identifier>
        <w:name xml:space="preserve">Адрес</w:name>
        <w:serverId xml:space="preserve">Address</w:serverId>
        <w:serverType xml:space="preserve">string</w:serverType>
      </w:element>
      <w:element w:id="156" w:guid="B0AAE8CB-17BD-23FB-DE49-A4A13740A29C" w:kind="dataField" w:type="string" w:input="normal" w:required="false" w:searchable="true" w:editable="false">
        <w:identifier xml:space="preserve">PhoneNumber</w:identifier>
        <w:name xml:space="preserve">Телефон</w:name>
        <w:serverId xml:space="preserve">PhoneNumber</w:serverId>
        <w:serverType xml:space="preserve">string</w:serverType>
      </w:element>
      <w:element w:id="157" w:guid="FC749944-00E0-7970-9D76-14B480259947" w:kind="dataField" w:type="string" w:input="normal" w:required="false" w:searchable="true" w:editable="false">
        <w:identifier xml:space="preserve">EMail</w:identifier>
        <w:name xml:space="preserve">Электронная почта</w:name>
        <w:serverId xml:space="preserve">EMail</w:serverId>
        <w:serverType xml:space="preserve">string</w:serverType>
      </w:element>
      <w:element w:id="410" w:guid="7823013D-0FE2-E1E0-B6D3-9C23E8109DB4" w:kind="dataField" w:type="string" w:input="normal" w:required="false" w:searchable="true" w:editable="false">
        <w:identifier xml:space="preserve">OrgSAPID</w:identifier>
        <w:name xml:space="preserve">Деловой партнер</w:name>
        <w:serverId xml:space="preserve">OrgSAPID</w:serverId>
        <w:serverType xml:space="preserve">string</w:serverType>
      </w:element>
    </w:element>
    <w:element w:id="180" w:guid="C769B3C6-4C40-1699-43F6-5B9D6365734F" w:kind="dataSource" w:type="dataSource" w:input="normal" w:required="false">
      <w:identifier xml:space="preserve">ID180</w:identifier>
      <w:name xml:space="preserve">Валюты спецификации</w:name>
      <w:serverId xml:space="preserve">pro.doczilla.custom.currency</w:serverId>
      <w:serverName xml:space="preserve">Валюты</w:serverName>
      <w:element w:id="181" w:guid="ECE91BE1-EF1B-5000-61CE-12EAB8504927" w:kind="dataField" w:type="string" w:input="normal" w:required="false" w:searchable="true" w:editable="false">
        <w:identifier xml:space="preserve">NameCurrency</w:identifier>
        <w:name xml:space="preserve">Наименование валюты</w:name>
        <w:serverId xml:space="preserve">NameCurrency</w:serverId>
        <w:serverType xml:space="preserve">string</w:serverType>
      </w:element>
      <w:element w:id="182" w:guid="C8BE6ABB-98B3-C784-322D-51E90D80F906" w:kind="dataField" w:type="string" w:input="normal" w:required="false" w:searchable="true" w:editable="false">
        <w:identifier xml:space="preserve">CodeCurrency</w:identifier>
        <w:name xml:space="preserve">Симв. код</w:name>
        <w:serverId xml:space="preserve">CodeCurrency</w:serverId>
        <w:serverType xml:space="preserve">string</w:serverType>
      </w:element>
    </w:element>
    <w:element w:id="306" w:guid="FFDCEEFB-3849-0F40-E548-553182583F89" w:kind="dataSource" w:type="dataSource" w:input="normal" w:required="false">
      <w:identifier xml:space="preserve">Dep</w:identifier>
      <w:name xml:space="preserve">Подразделение</w:name>
      <w:serverId xml:space="preserve">pro.doczilla.custom.department</w:serverId>
      <w:serverName xml:space="preserve">Подразделение</w:serverName>
      <w:element w:id="307" w:guid="E0197555-703E-22D8-95E9-1F7CF634CC30" w:kind="dataField" w:type="string" w:input="normal" w:required="false" w:searchable="true" w:editable="false">
        <w:identifier xml:space="preserve">NameDepartment</w:identifier>
        <w:name xml:space="preserve">Подразделение</w:name>
        <w:serverId xml:space="preserve">NameDepartment</w:serverId>
        <w:serverType xml:space="preserve">string</w:serverType>
      </w:element>
    </w:element>
    <w:element w:id="392" w:guid="C066FF71-9424-1554-5F44-614437C31786" w:kind="dataSource" w:type="dataSource" w:input="normal" w:required="false">
      <w:identifier xml:space="preserve">ID392</w:identifier>
      <w:name xml:space="preserve">Грузополучатели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393" w:guid="A0627CC9-29BE-A498-DE0C-4B6D5134A6B8" w:kind="dataField" w:type="string" w:input="normal" w:required="false" w:searchable="true" w:editable="fals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395" w:guid="A0E4F153-02CE-0AE0-FECC-B129976EF9D8" w:kind="dataField" w:type="string" w:input="normal" w:required="false" w:searchable="true" w:editable="fals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396" w:guid="FC44664C-C769-4630-03C2-F12EBEF809DD" w:kind="dataField" w:type="string" w:input="normal" w:required="false" w:searchable="true" w:editable="fals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397" w:guid="78028DEC-A142-97E0-D645-2B1F8B48D26B" w:kind="dataField" w:type="string" w:input="normal" w:required="false" w:searchable="false" w:editable="false">
        <w:identifier xml:space="preserve">addressValue</w:identifier>
        <w:name xml:space="preserve">Адрес одной строкой</w:name>
        <w:serverId xml:space="preserve">address.value</w:serverId>
        <w:serverType xml:space="preserve">string</w:serverType>
      </w:element>
    </w:element>
    <w:element w:id="401" w:guid="CC5EC28F-360B-6E10-0871-A1B746964092" w:kind="dataSource" w:type="dataSource" w:input="normal" w:required="false">
      <w:identifier xml:space="preserve">ID401</w:identifier>
      <w:name xml:space="preserve">Контрагенты SAP</w:name>
      <w:serverId xml:space="preserve">pro.doczilla.highlandgold.counterparty.dictionary.table.Counterparty</w:serverId>
      <w:serverName xml:space="preserve">Справочник контрагентов</w:serverName>
      <w:value>
        <w:where xml:space="preserve">(inn == ID11.inn.get()) &amp; !isBlocked</w:where>
      </w:value>
      <w:element w:id="402" w:guid="F048F039-D173-4850-98F5-06F3F9389FCD" w:kind="dataField" w:type="string" w:input="normal" w:required="false" w:searchable="false" w:editable="false">
        <w:identifier xml:space="preserve">recordId</w:identifier>
        <w:name xml:space="preserve">ID</w:name>
        <w:serverId xml:space="preserve">recordId</w:serverId>
        <w:serverType xml:space="preserve">guid</w:serverType>
      </w:element>
      <w:element w:id="403" w:guid="E0078A6F-8B45-6BB2-DD1D-2C77C81C9ED2" w:kind="dataField" w:type="string" w:input="normal" w:required="false" w:searchable="true" w:editable="false">
        <w:identifier xml:space="preserve">partnerSapId</w:identifier>
        <w:name xml:space="preserve">SAP ID</w:name>
        <w:serverId xml:space="preserve">partnerSapId</w:serverId>
        <w:serverType xml:space="preserve">string</w:serverType>
      </w:element>
      <w:element w:id="404" w:guid="BC8C5D40-324E-589C-741D-8550531A81B6" w:kind="dataField" w:type="string" w:input="normal" w:required="false" w:searchable="true" w:editable="fals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05" w:guid="F0CB57DA-DA24-4760-2259-C5E51C2D5FFE" w:kind="dataField" w:type="string" w:input="normal" w:required="false" w:searchable="true" w:editable="fals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06" w:guid="F86ACBB6-3F02-DEF8-7906-311E22E6719B" w:kind="dataField" w:type="string" w:input="normal" w:required="false" w:searchable="true" w:editable="false">
        <w:identifier xml:space="preserve">ogrn</w:identifier>
        <w:name xml:space="preserve">ОГРН</w:name>
        <w:serverId xml:space="preserve">ogrn</w:serverId>
        <w:serverType xml:space="preserve">string</w:serverType>
      </w:element>
      <w:element w:id="407" w:guid="D0227EF7-2661-B77C-F377-CD3FED76D05D" w:kind="dataField" w:type="string" w:input="normal" w:required="false" w:searchable="true" w:editable="false">
        <w:identifier xml:space="preserve">partnerFullName</w:identifier>
        <w:name xml:space="preserve">Полное наименование</w:name>
        <w:serverId xml:space="preserve">partnerFullName</w:serverId>
        <w:serverType xml:space="preserve">string</w:serverType>
      </w:element>
      <w:element w:id="464" w:guid="E06617AF-BCDD-6040-18E1-BCF66100F69E" w:kind="dataField" w:type="boolean" w:input="normal" w:required="false" w:searchable="false" w:editable="false">
        <w:identifier xml:space="preserve">isBlocked</w:identifier>
        <w:name xml:space="preserve">Заблокирован</w:name>
        <w:serverId xml:space="preserve">isBlocked</w:serverId>
        <w:serverType xml:space="preserve">boolean</w:serverType>
      </w:element>
      <w:element w:id="550" w:guid="D83F5D5C-C5E6-AD68-3E81-AC2B3A7026C1" w:kind="dataField" w:type="string" w:input="normal" w:required="false" w:searchable="true" w:editable="false">
        <w:identifier xml:space="preserve">partnerShortName</w:identifier>
        <w:name xml:space="preserve">Краткое наименование</w:name>
        <w:serverId xml:space="preserve">partnerShortName</w:serverId>
        <w:serverType xml:space="preserve">string</w:serverType>
      </w:element>
      <w:element w:id="58288" w:kind="dataField" w:type="string" w:input="normal" w:searchable="true" w:editable="false">
        <w:identifier xml:space="preserve">partnerLastName</w:identifier>
        <w:name xml:space="preserve">Фамилия</w:name>
        <w:serverId xml:space="preserve">partnerLastName</w:serverId>
        <w:serverType xml:space="preserve">string</w:serverType>
      </w:element>
      <w:element w:id="77215" w:kind="dataField" w:type="string" w:input="normal" w:searchable="true" w:editable="false">
        <w:identifier xml:space="preserve">partnerFirstName</w:identifier>
        <w:name xml:space="preserve">Имя</w:name>
        <w:serverId xml:space="preserve">partnerFirstName</w:serverId>
        <w:serverType xml:space="preserve">string</w:serverType>
      </w:element>
      <w:element w:id="55441" w:kind="dataField" w:type="string" w:input="normal" w:searchable="true" w:editable="false">
        <w:identifier xml:space="preserve">partnerMiddleName</w:identifier>
        <w:name xml:space="preserve">Отчество</w:name>
        <w:serverId xml:space="preserve">partnerMiddleName</w:serverId>
        <w:serverType xml:space="preserve">string</w:serverType>
      </w:element>
    </w:element>
    <w:element w:id="465" w:guid="688F0A08-5449-E450-674F-CF4FCE980BCF" w:kind="dataSource" w:type="dataSource" w:input="normal" w:required="false">
      <w:identifier xml:space="preserve">ID465</w:identifier>
      <w:name xml:space="preserve">Курсы валют ЦБ</w:name>
      <w:serverId xml:space="preserve">pro.doczilla.highlandgold.currency.dictionary.table.Currency</w:serverId>
      <w:serverName xml:space="preserve">Справочник текущих курсов валют</w:serverName>
      <w:element w:id="466" w:guid="B9CD7FE5-B9A3-05F4-91FC-D7958C40FBDD" w:kind="dataField" w:type="string" w:input="normal" w:required="false" w:searchable="true" w:editable="false">
        <w:identifier xml:space="preserve">numCode</w:identifier>
        <w:name xml:space="preserve">Цифровой код валюты</w:name>
        <w:serverId xml:space="preserve">numCode</w:serverId>
        <w:serverType xml:space="preserve">string</w:serverType>
      </w:element>
      <w:element w:id="467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68" w:guid="68864775-E6EA-EF14-EFAA-95543FB0B39E" w:kind="dataField" w:type="number" w:input="normal" w:required="false" w:searchable="true" w:editable="false">
        <w:identifier xml:space="preserve">nominal</w:identifier>
        <w:name xml:space="preserve">Номинал единиц</w:name>
        <w:serverId xml:space="preserve">nominal</w:serverId>
        <w:serverType xml:space="preserve">int</w:serverType>
      </w:element>
      <w:element w:id="500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501" w:guid="C8F40715-1BF3-51F0-5B7D-B5C4EB60A44C" w:kind="dataField" w:type="string" w:input="normal" w:required="false" w:searchable="true" w:editable="false">
        <w:identifier xml:space="preserve">name</w:identifier>
        <w:name xml:space="preserve">Название валюты</w:name>
        <w:serverId xml:space="preserve">name</w:serverId>
        <w:serverType xml:space="preserve">string</w:serverType>
      </w:element>
      <w:element w:id="502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69" w:guid="C8F40715-1BF3-51F0-5B7D-B5C4EB60A44C" w:kind="dataField" w:type="string" w:input="normal" w:required="false" w:searchable="true" w:editable="false">
        <w:identifier xml:space="preserve">name</w:identifier>
        <w:name xml:space="preserve">Название валюты</w:name>
        <w:serverId xml:space="preserve">name</w:serverId>
        <w:serverType xml:space="preserve">string</w:serverType>
      </w:element>
      <w:element w:id="470" w:guid="A650F0D9-3CFA-3020-6F03-0A03A1405CAB" w:kind="dataField" w:type="number" w:input="normal" w:required="false" w:searchable="true" w:editable="false">
        <w:identifier xml:space="preserve">value</w:identifier>
        <w:name xml:space="preserve">Значение</w:name>
        <w:serverId xml:space="preserve">value</w:serverId>
        <w:serverType xml:space="preserve">float</w:serverType>
      </w:element>
      <w:element w:id="471" w:guid="D05DE14B-4BF3-5620-D90A-CB123D50FB51" w:kind="dataField" w:type="number" w:input="normal" w:required="false" w:searchable="true" w:editable="false">
        <w:identifier xml:space="preserve">vunitRate</w:identifier>
        <w:name xml:space="preserve">Курс за 1 единицу валюты</w:name>
        <w:serverId xml:space="preserve">vunitRate</w:serverId>
        <w:serverType xml:space="preserve">float</w:serverType>
      </w:element>
      <w:element w:id="472" w:guid="A846AE64-0916-C8D8-C770-7EEA8890C16B" w:kind="dataField" w:type="string" w:input="normal" w:required="false" w:searchable="true" w:editable="false">
        <w:identifier xml:space="preserve">id</w:identifier>
        <w:name xml:space="preserve">Внутренний уникальный код валюты</w:name>
        <w:serverId xml:space="preserve">id</w:serverId>
        <w:serverType xml:space="preserve">string</w:serverType>
      </w:element>
      <w:element w:id="477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78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79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80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81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82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483" w:guid="A8DC0D3B-58E7-E898-F537-3BC37AC07796" w:kind="dataField" w:type="string" w:input="normal" w:required="false" w:searchable="true" w:editable="false">
        <w:identifier xml:space="preserve">charCode</w:identifier>
        <w:name xml:space="preserve">Буквенный код валюты</w:name>
        <w:serverId xml:space="preserve">charCode</w:serverId>
        <w:serverType xml:space="preserve">string</w:serverType>
      </w:element>
      <w:element w:id="523" w:guid="C8F40715-1BF3-51F0-5B7D-B5C4EB60A44C" w:kind="dataField" w:type="string" w:input="normal" w:required="false" w:searchable="true" w:editable="false">
        <w:identifier xml:space="preserve">name</w:identifier>
        <w:name xml:space="preserve">Название валюты</w:name>
        <w:serverId xml:space="preserve">name</w:serverId>
        <w:serverType xml:space="preserve">string</w:serverType>
      </w:element>
      <w:element w:id="524" w:guid="C8F40715-1BF3-51F0-5B7D-B5C4EB60A44C" w:kind="dataField" w:type="string" w:input="normal" w:required="false" w:searchable="true" w:editable="false">
        <w:identifier xml:space="preserve">name</w:identifier>
        <w:name xml:space="preserve">Название валюты</w:name>
        <w:serverId xml:space="preserve">name</w:serverId>
        <w:serverType xml:space="preserve">string</w:serverType>
      </w:element>
    </w:element>
  </w:dataSources>
  <w:dataset>
    <w:rows>
      <w:row>
        <w:value w:id="11">
          <w:dataset>
            <w:rows>
              <w:row>
                <w:value w:id="12">
                  <w:text xml:space="preserve">ОБЩЕСТВО С ОГРАНИЧЕННОЙ ОТВЕТСТВЕННОСТЬЮ "КОРПОРАЦИЯ ЭНЕРГИЯ РОСТ"</w:text>
                </w:value>
                <w:value w:id="13">
                  <w:text xml:space="preserve">ООО "КЭР"</w:text>
                </w:value>
                <w:value w:id="17">
                  <w:text xml:space="preserve">Малышев Владимир Евгеньевич</w:text>
                </w:value>
                <w:value w:id="18">
                  <w:text xml:space="preserve">ГЕНЕРАЛЬНЫЙ ДИРЕКТОР</w:text>
                </w:value>
                <w:value w:id="150">
                  <w:text xml:space="preserve">195027, г Санкт-Петербург, Красногвардейский р-н, ул Магнитогорская, д 51 литера з, офис 220</w:text>
                </w:value>
                <w:value w:id="411">
                  <w:text xml:space="preserve">7806552610</w:text>
                </w:value>
                <w:value w:id="412">
                  <w:text xml:space="preserve">780601001</w:text>
                </w:value>
                <w:value w:id="413">
                  <w:text xml:space="preserve">1187847337556</w:text>
                </w:value>
                <w:value w:id="15932">
                  <w:text xml:space="preserve">Юридическое лицо</w:text>
                </w:value>
                <w:value w:id="recordId">
                  <w:text xml:space="preserve">c46d84be-b7aa-352d-a2f3-800ff419406a</w:text>
                </w:value>
              </w:row>
            </w:rows>
          </w:dataset>
        </w:value>
        <w:value w:id="60">
          <w:dataset>
            <w:rows>
              <w:row>
                <w:value w:id="61">
                  <w:text xml:space="preserve">Лапшин Роман Александрович</w:text>
                </w:value>
                <w:value w:id="62">
                  <w:text xml:space="preserve">АО "БАЗОВЫЕ МЕТАЛЛЫ"</w:text>
                </w:value>
                <w:value w:id="64">
                  <w:number>100000000</w:number>
                </w:value>
                <w:value w:id="65">
                  <w:text xml:space="preserve"/>
                </w:value>
                <w:value w:id="67">
                  <w:text xml:space="preserve"/>
                </w:value>
                <w:value w:id="68">
                  <w:text xml:space="preserve">ХГ-97/24 от 13.12.2024</w:text>
                </w:value>
                <w:value w:id="69">
                  <w:date/>
                </w:value>
                <w:value w:id="399">
                  <w:text xml:space="preserve">Договоры поставки</w:text>
                </w:value>
                <w:value w:id="recordId">
                  <w:text xml:space="preserve">F2457C65-EE13-4F5C-A0B4-5EFF5874AEE0</w:text>
                </w:value>
              </w:row>
            </w:rows>
          </w:dataset>
        </w:value>
        <w:value w:id="78">
          <w:dataset>
            <w:rows>
              <w:row>
                <w:value w:id="79">
                  <w:text xml:space="preserve">АКЦИОНЕРНОЕ ОБЩЕСТВО "БАЗОВЫЕ МЕТАЛЛЫ"</w:text>
                </w:value>
                <w:value w:id="80">
                  <w:text xml:space="preserve">АО "БАЗОВЫЕ МЕТАЛЛЫ"</w:text>
                </w:value>
                <w:value w:id="154">
                  <w:text xml:space="preserve">689450, Чукотский АО, Билибинский р-н., ул. Территория месторождения Кекура</w:text>
                </w:value>
                <w:value w:id="156">
                  <w:text xml:space="preserve">(42738) 26-04-8</w:text>
                </w:value>
                <w:value w:id="157">
                  <w:text xml:space="preserve">-</w:text>
                </w:value>
                <w:value w:id="410">
                  <w:text xml:space="preserve">1000000211</w:text>
                </w:value>
                <w:value w:id="recordId">
                  <w:text xml:space="preserve">085A6BDA-44DF-44FD-80BA-33432D4B3095</w:text>
                </w:value>
              </w:row>
            </w:rows>
          </w:dataset>
        </w:value>
        <w:value w:id="116">
          <w:boolean>true</w:boolean>
        </w:value>
        <w:value w:id="117">
          <w:boolean>false</w:boolean>
        </w:value>
        <w:value w:id="118">
          <w:boolean>false</w:boolean>
        </w:value>
        <w:value w:id="119">
          <w:boolean>false</w:boolean>
        </w:value>
        <w:value w:id="128">
          <w:boolean>false</w:boolean>
        </w:value>
        <w:value w:id="129">
          <w:boolean>true</w:boolean>
        </w:value>
        <w:value w:id="142">
          <w:boolean>false</w:boolean>
        </w:value>
        <w:value w:id="143">
          <w:boolean>true</w:boolean>
        </w:value>
        <w:value w:id="144">
          <w:text xml:space="preserve">689450, Российская Федерация, Чукотский автономный округ, Билибинский район, территория месторождения Кекура.</w:text>
        </w:value>
        <w:value w:id="147">
          <w:boolean>true</w:boolean>
        </w:value>
        <w:value w:id="148">
          <w:boolean>false</w:boolean>
        </w:value>
        <w:value w:id="158">
          <w:text xml:space="preserve">692918, Россия, Приморский край, г. Находка, ул. Северный проспект 75, ст. 1.</w:text>
        </w:value>
        <w:value w:id="160">
          <w:boolean>false</w:boolean>
        </w:value>
        <w:value w:id="161">
          <w:boolean>false</w:boolean>
        </w:value>
        <w:value w:id="164">
          <w:boolean>true</w:boolean>
        </w:value>
        <w:value w:id="165">
          <w:number>12</w:number>
        </w:value>
        <w:value w:id="170">
          <w:boolean>false</w:boolean>
        </w:value>
        <w:value w:id="171">
          <w:boolean>true</w:boolean>
        </w:value>
        <w:value w:id="172">
          <w:text xml:space="preserve">HMS-A-OZL@areal.ru.</w:text>
        </w:value>
        <w:value w:id="174">
          <w:boolean>false</w:boolean>
        </w:value>
        <w:value w:id="175">
          <w:boolean>true</w:boolean>
        </w:value>
        <w:value w:id="176">
          <w:text xml:space="preserve">HMS-A-OZL@areal.ru.</w:text>
        </w:value>
        <w:value w:id="187">
          <w:number>10</w:number>
        </w:value>
        <w:value w:id="192">
          <w:number>30</w:number>
        </w:value>
        <w:value w:id="241">
          <w:dataset>
            <w:rows>
              <w:row>
                <w:value w:id="242">
                  <w:text xml:space="preserve">4200910</w:text>
                </w:value>
                <w:value w:id="243">
                  <w:text xml:space="preserve">Контейнер двадцатифутовый для перевозки и хранения ТМЦ металл 6058х2438х2591ММ стандартный 33000Л 2350КГ Б/У</w:text>
                </w:value>
                <w:value w:id="244">
                  <w:text xml:space="preserve">шт</w:text>
                </w:value>
                <w:value w:id="245">
                  <w:number>150</w:number>
                </w:value>
                <w:value w:id="247">
                  <w:number>102286.89</w:number>
                </w:value>
                <w:value w:id="248">
                  <w:number>15343033.5</w:number>
                </w:value>
              </w:row>
            </w:rows>
          </w:dataset>
        </w:value>
        <w:value w:id="306">
          <w:dataset>
            <w:rows>
              <w:row>
                <w:value w:id="307">
                  <w:text xml:space="preserve">Коммерческая дирекция</w:text>
                </w:value>
                <w:value w:id="recordId">
                  <w:text xml:space="preserve">000C96B3-4B75-4E0C-AC64-7955C0CAC2BA</w:text>
                </w:value>
              </w:row>
            </w:rows>
          </w:dataset>
        </w:value>
        <w:value w:id="322">
          <w:boolean>true</w:boolean>
        </w:value>
        <w:value w:id="323">
          <w:boolean>false</w:boolean>
        </w:value>
        <w:value w:id="324">
          <w:dataset>
            <w:rows>
              <w:row/>
            </w:rows>
          </w:dataset>
        </w:value>
        <w:value w:id="334">
          <w:text xml:space="preserve">3</w:text>
        </w:value>
        <w:value w:id="336">
          <w:boolean>false</w:boolean>
        </w:value>
        <w:value w:id="346">
          <w:dataset>
            <w:rows>
              <w:row/>
            </w:rows>
          </w:dataset>
        </w:value>
        <w:value w:id="390">
          <w:text xml:space="preserve">2094/24-ВЛ</w:text>
        </w:value>
        <w:value w:id="391">
          <w:date>2024-07-01T00:00:00+10:00</w:date>
        </w:value>
        <w:value w:id="392">
          <w:dataset>
            <w:rows>
              <w:row>
                <w:value w:id="393">
                  <w:text xml:space="preserve">ОБЩЕСТВО С ОГРАНИЧЕННОЙ ОТВЕТСТВЕННОСТЬЮ "СОЛТА"</w:text>
                </w:value>
                <w:value w:id="395">
                  <w:text xml:space="preserve">2508058290</w:text>
                </w:value>
                <w:value w:id="396">
                  <w:text xml:space="preserve">250801001</w:text>
                </w:value>
                <w:value w:id="397">
                  <w:text xml:space="preserve">Приморский край, г Находка, ул Чернышевского, д 6</w:text>
                </w:value>
                <w:value w:id="recordId">
                  <w:text xml:space="preserve">0f42ffd1-d8c8-32f7-b820-748c6cc18b57</w:text>
                </w:value>
              </w:row>
            </w:rows>
          </w:dataset>
        </w:value>
        <w:value w:id="401">
          <w:dataset>
            <w:rows>
              <w:row>
                <w:value w:id="402">
                  <w:text xml:space="preserve">9D6AD26A-137F-4C18-BE88-62A96C4C3A91</w:text>
                </w:value>
                <w:value w:id="403">
                  <w:text xml:space="preserve">1000014716</w:text>
                </w:value>
                <w:value w:id="404">
                  <w:text xml:space="preserve">7806552610</w:text>
                </w:value>
                <w:value w:id="405">
                  <w:text xml:space="preserve">780601001</w:text>
                </w:value>
                <w:value w:id="406">
                  <w:text xml:space="preserve">1187847337556</w:text>
                </w:value>
                <w:value w:id="407">
                  <w:text xml:space="preserve">ООО "КОРПОРАЦИЯ ЭНЕРГИЯ РОСТ"</w:text>
                </w:value>
                <w:value w:id="464">
                  <w:boolean>false</w:boolean>
                </w:value>
                <w:value w:id="550">
                  <w:text xml:space="preserve">КЭР ООО</w:text>
                </w:value>
                <w:value w:id="55441">
                  <w:text xml:space="preserve"/>
                </w:value>
                <w:value w:id="58288">
                  <w:text xml:space="preserve"/>
                </w:value>
                <w:value w:id="77215">
                  <w:text xml:space="preserve"/>
                </w:value>
                <w:value w:id="recordId">
                  <w:text xml:space="preserve">9D6AD26A-137F-4C18-BE88-62A96C4C3A91</w:text>
                </w:value>
              </w:row>
            </w:rows>
          </w:dataset>
        </w:value>
        <w:value w:id="421">
          <w:dataset>
            <w:rows>
              <w:row/>
            </w:rows>
          </w:dataset>
        </w:value>
        <w:value w:id="426">
          <w:dataset>
            <w:rows>
              <w:row/>
            </w:rows>
          </w:dataset>
        </w:value>
        <w:value w:id="441">
          <w:boolean>false</w:boolean>
        </w:value>
        <w:value w:id="459">
          <w:boolean>false</w:boolean>
        </w:value>
        <w:value w:id="460">
          <w:boolean>true</w:boolean>
        </w:value>
        <w:value w:id="462">
          <w:boolean>true</w:boolean>
        </w:value>
        <w:value w:id="463">
          <w:boolean>false</w:boolean>
        </w:value>
      </w:row>
    </w:rows>
  </w:dataset>
</w:structure>
</file>